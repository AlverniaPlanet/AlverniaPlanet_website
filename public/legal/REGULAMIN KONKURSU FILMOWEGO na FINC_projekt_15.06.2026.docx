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wi756d49tvae"/>
      <w:bookmarkEnd w:id="0"/>
      <w:r>
        <w:rPr>
          <w:b/>
          <w:bCs/>
          <w:sz w:val="46"/>
          <w:szCs w:val="46"/>
        </w:rPr>
        <w:t>REGULAMIN KONKURSU FILMOWEGO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k20pgp6zl5pq"/>
      <w:bookmarkEnd w:id="1"/>
      <w:r>
        <w:rPr>
          <w:b/>
          <w:bCs/>
          <w:sz w:val="34"/>
          <w:szCs w:val="34"/>
        </w:rPr>
        <w:t>„</w:t>
      </w:r>
      <w:r>
        <w:rPr>
          <w:b/>
          <w:bCs/>
          <w:sz w:val="34"/>
          <w:szCs w:val="34"/>
        </w:rPr>
        <w:t>LĄDOWANIE NA MARSIE”</w:t>
      </w:r>
    </w:p>
    <w:p>
      <w:pPr>
        <w:pStyle w:val="normal1"/>
        <w:spacing w:lineRule="auto" w:line="240" w:before="240" w:after="240"/>
        <w:rPr/>
      </w:pPr>
      <w:r>
        <w:rPr/>
        <w:t xml:space="preserve">Niniejszy regulamin określa zasady konkursu filmowego organizowanego w związku z immersyjną wystawą filmowo-scenograficzną </w:t>
      </w:r>
      <w:r>
        <w:rPr>
          <w:b/>
          <w:bCs/>
        </w:rPr>
        <w:t>„Lądowanie na Marsie”</w:t>
      </w:r>
      <w:r>
        <w:rPr/>
        <w:t>, realizowaną na terenie Alvernia Planet w Nieporazie.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k5x2mw1v14f0"/>
      <w:bookmarkEnd w:id="2"/>
      <w:r>
        <w:rPr>
          <w:b/>
          <w:bCs/>
          <w:sz w:val="34"/>
          <w:szCs w:val="34"/>
        </w:rPr>
        <w:t>§ 1. Postanowienia ogólne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 xml:space="preserve">Organizatorem Konkursu jest </w:t>
      </w:r>
      <w:r>
        <w:rPr>
          <w:b/>
          <w:bCs/>
        </w:rPr>
        <w:t>GREMI OPERATOR SPÓŁKA Z OGRANICZONĄ ODPOWIEDZIALNOŚCIĄ</w:t>
      </w:r>
      <w:r>
        <w:rPr/>
        <w:t xml:space="preserve"> z siedzibą pod adresem: </w:t>
      </w:r>
      <w:r>
        <w:rPr>
          <w:b/>
          <w:bCs/>
        </w:rPr>
        <w:t>Modrzewiowa 38, Karniowice, 32-082 Bolechowice, Polska</w:t>
      </w:r>
      <w:r>
        <w:rPr/>
        <w:t xml:space="preserve">, e-mail: </w:t>
      </w:r>
      <w:r>
        <w:rPr>
          <w:b/>
          <w:bCs/>
        </w:rPr>
        <w:t>rezerwacje@alverniaplanet.com</w:t>
      </w:r>
      <w:r>
        <w:rPr/>
        <w:t xml:space="preserve">, wpisana do rejestru przedsiębiorców Krajowego Rejestru Sądowego, prowadzonego przez Sąd Rejonowy dla Krakowa–Śródmieścia w Krakowie, XII Wydział Gospodarczy Krajowego Rejestru Sądowego, pod numerem KRS </w:t>
      </w:r>
      <w:r>
        <w:rPr>
          <w:b/>
          <w:bCs/>
        </w:rPr>
        <w:t>0000911196</w:t>
      </w:r>
      <w:r>
        <w:rPr/>
        <w:t xml:space="preserve">, zwana dalej </w:t>
      </w:r>
      <w:r>
        <w:rPr>
          <w:b/>
          <w:bCs/>
        </w:rPr>
        <w:t>„Organizatorem”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Konkurs jest prowadzony pod nazwą </w:t>
      </w:r>
      <w:r>
        <w:rPr>
          <w:b/>
          <w:bCs/>
        </w:rPr>
        <w:t>„Lądowanie na Marsie”</w:t>
      </w:r>
      <w:r>
        <w:rPr/>
        <w:t xml:space="preserve">, dalej jako </w:t>
      </w:r>
      <w:r>
        <w:rPr>
          <w:b/>
          <w:bCs/>
        </w:rPr>
        <w:t>„Konkurs”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Konkurs organizowany jest w związku z immersyjną wystawą filmowo-scenograficzną </w:t>
      </w:r>
      <w:r>
        <w:rPr>
          <w:b/>
          <w:bCs/>
        </w:rPr>
        <w:t>„Lądowanie na Marsie”</w:t>
      </w:r>
      <w:r>
        <w:rPr/>
        <w:t>, w ramach której uczestnicy wchodzą na pełnoskalowy plan filmowy inspirowany powierzchnią Marsa i współtworzą krótkie formy audiowizualne osadzone w realiach misji science-fiction.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Wystawa realizowana jest na terenie </w:t>
      </w:r>
      <w:r>
        <w:rPr>
          <w:b/>
          <w:bCs/>
        </w:rPr>
        <w:t>Alvernia Planet</w:t>
      </w:r>
      <w:r>
        <w:rPr/>
        <w:t>, w Nieporazie, przy ul. Ferdynanda Wspaniałego 1, 32-566 Alwernia.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Partnerem międzynarodowym prezentacji wybranych filmów jest </w:t>
      </w:r>
      <w:ins w:id="0" w:author="Joanna Siudak" w:date="2026-06-14T21:10:38Z">
        <w:r>
          <w:rPr/>
          <w:commentReference w:id="0"/>
        </w:r>
      </w:ins>
      <w:r>
        <w:rPr>
          <w:b/>
          <w:bCs/>
        </w:rPr>
        <w:t>Festival Internacional de Cinema de Baía Formosa – FINC</w:t>
      </w:r>
      <w:r>
        <w:rPr/>
        <w:t>, odbywający się w Brazylii.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Festival Internacional de Cinema de Baía Formosa – FINC nie jest organizatorem Konkursu, chyba że odrębne ustalenia pomiędzy stronami stanowić będą inaczej. Rola FINC </w:t>
      </w:r>
      <w:ins w:id="1" w:author="Joanna Siudak" w:date="2026-06-14T21:11:39Z">
        <w:r>
          <w:rPr/>
          <w:t xml:space="preserve">jako partnera, </w:t>
        </w:r>
      </w:ins>
      <w:r>
        <w:rPr/>
        <w:t>obejmuje możliwość prezentacji wybranych Filmów konkursowych w ramach programu festiwalu.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Konkurs trwa od dnia </w:t>
      </w:r>
      <w:r>
        <w:rPr>
          <w:b/>
          <w:bCs/>
        </w:rPr>
        <w:t>[DATA ROZPOCZĘCIA KONKURSU]</w:t>
      </w:r>
      <w:r>
        <w:rPr/>
        <w:t xml:space="preserve"> do dnia </w:t>
      </w:r>
      <w:r>
        <w:rPr>
          <w:b/>
          <w:bCs/>
        </w:rPr>
        <w:t>30 września 2026 r. do godz. 23:59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Wyłonienie laureatów nastąpi </w:t>
      </w:r>
      <w:del w:id="2" w:author="Joanna Siudak" w:date="2026-06-14T21:15:28Z">
        <w:r>
          <w:rPr/>
          <w:delText>w pierwszym tygodniu października 2026 r., nie później niż</w:delText>
        </w:r>
      </w:del>
      <w:r>
        <w:rPr/>
        <w:t xml:space="preserve"> do dnia </w:t>
      </w:r>
      <w:r>
        <w:rPr>
          <w:b/>
          <w:bCs/>
        </w:rPr>
        <w:t>7 października 2026 r.</w:t>
      </w:r>
      <w:ins w:id="3" w:author="Joanna Siudak" w:date="2026-06-14T21:15:33Z">
        <w:r>
          <w:rPr>
            <w:b/>
            <w:bCs/>
          </w:rPr>
          <w:commentReference w:id="1"/>
        </w:r>
      </w:ins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Wybrane Filmy konkursowe zostaną przekazane do Festival Internacional de Cinema de Baía Formosa – FINC najpóźniej do dnia </w:t>
      </w:r>
      <w:r>
        <w:rPr>
          <w:b/>
          <w:bCs/>
        </w:rPr>
        <w:t>12 października 2026 r.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Festival Internacional de Cinema de Baía Formosa – FINC 2026 odbędzie się w dniach </w:t>
      </w:r>
      <w:r>
        <w:rPr>
          <w:b/>
          <w:bCs/>
        </w:rPr>
        <w:t>27–28 listopada 2026 r.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Festiwal odbędzie się w </w:t>
      </w:r>
      <w:r>
        <w:rPr>
          <w:b/>
          <w:bCs/>
        </w:rPr>
        <w:t>Art Village / Fazenda Estrela</w:t>
      </w:r>
      <w:r>
        <w:rPr/>
        <w:t xml:space="preserve">, w mieście </w:t>
      </w:r>
      <w:r>
        <w:rPr>
          <w:b/>
          <w:bCs/>
        </w:rPr>
        <w:t>Baía Formosa</w:t>
      </w:r>
      <w:r>
        <w:rPr/>
        <w:t xml:space="preserve">, w stanie </w:t>
      </w:r>
      <w:r>
        <w:rPr>
          <w:b/>
          <w:bCs/>
        </w:rPr>
        <w:t>Rio Grande do Norte</w:t>
      </w:r>
      <w:r>
        <w:rPr/>
        <w:t>, w Brazylii.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Wybrane Filmy konkursowe mogą zostać zaprezentowane podczas Festival Internacional de Cinema de Baía Formosa – FINC</w:t>
      </w:r>
      <w:ins w:id="4" w:author="Joanna Siudak" w:date="2026-06-14T21:18:17Z">
        <w:r>
          <w:rPr/>
          <w:t>,</w:t>
        </w:r>
      </w:ins>
      <w:r>
        <w:rPr/>
        <w:t xml:space="preserve"> jako część </w:t>
      </w:r>
      <w:r>
        <w:rPr>
          <w:b/>
          <w:bCs/>
        </w:rPr>
        <w:t>Specjalnego Międzynarodowego Pokazu</w:t>
      </w:r>
      <w:r>
        <w:rPr/>
        <w:t xml:space="preserve"> w ramach oficjalnego programu festiwalu.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Konkurs nie jest grą losową, loterią promocyjną ani inną grą hazardową. Konkurs polega na ocenie Filmów konkursowych przez </w:t>
      </w:r>
      <w:del w:id="5" w:author="Joanna Siudak" w:date="2026-06-14T21:21:30Z">
        <w:r>
          <w:rPr/>
          <w:delText>Organizatora lub</w:delText>
        </w:r>
      </w:del>
      <w:r>
        <w:rPr/>
        <w:t xml:space="preserve"> powołane przez</w:t>
      </w:r>
      <w:ins w:id="6" w:author="Joanna Siudak" w:date="2026-06-14T21:21:33Z">
        <w:r>
          <w:rPr/>
          <w:t xml:space="preserve"> </w:t>
        </w:r>
      </w:ins>
      <w:ins w:id="7" w:author="Joanna Siudak" w:date="2026-06-14T21:21:33Z">
        <w:r>
          <w:rPr/>
          <w:t>Organizatora</w:t>
        </w:r>
      </w:ins>
      <w:del w:id="8" w:author="Joanna Siudak" w:date="2026-06-14T21:21:41Z">
        <w:r>
          <w:rPr/>
          <w:delText xml:space="preserve"> niego</w:delText>
        </w:r>
      </w:del>
      <w:r>
        <w:rPr/>
        <w:t xml:space="preserve"> Jury, zgodnie z kryteriami określonymi w niniejszym Regulaminie.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Konkurs może być promowany w serwisach społecznościowych, w szczególności Facebook, Instagram, TikTok, YouTube i LinkedIn, jednak nie jest sponsorowany, wspierany, administrowany ani organizowany przez te serwisy. Serwisy te nie ponoszą odpowiedzialności za realizację Konkursu.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y1pjobp78m77"/>
      <w:bookmarkEnd w:id="3"/>
      <w:r>
        <w:rPr>
          <w:b/>
          <w:bCs/>
          <w:sz w:val="34"/>
          <w:szCs w:val="34"/>
        </w:rPr>
        <w:t>§ 2. Definicje</w:t>
      </w:r>
    </w:p>
    <w:p>
      <w:pPr>
        <w:pStyle w:val="normal1"/>
        <w:spacing w:lineRule="auto" w:line="240" w:before="240" w:after="240"/>
        <w:rPr/>
      </w:pPr>
      <w:r>
        <w:rPr/>
        <w:t>Na potrzeby niniejszego Regulaminu przyjmuje się następujące definicje: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Konkurs</w:t>
      </w:r>
      <w:r>
        <w:rPr/>
        <w:t xml:space="preserve"> – konkurs filmowy pod nazwą „Lądowanie na Marsie”, którego zasady określa niniejszy Regulamin.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Organizator</w:t>
      </w:r>
      <w:r>
        <w:rPr/>
        <w:t xml:space="preserve"> – GREMI OPERATOR Sp. z o.o., wskazana w § 1 ust. 1 Regulaminu.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Wystawa</w:t>
      </w:r>
      <w:r>
        <w:rPr/>
        <w:t xml:space="preserve"> – immersyjna wystawa filmowo-scenograficzna „Lądowanie na Marsie”, obejmująca pełnoskalowy plan filmowy inspirowany powierzchnią Marsa, scenografię marsjańską, strefy zadaniowe, elementy backstage’u filmowego, charakteryzatornię, greenbox, światło, projekcje oraz efekty filmowe.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Uczestnik</w:t>
      </w:r>
      <w:r>
        <w:rPr/>
        <w:t xml:space="preserve"> – osoba fizyczna biorąca udział w Konkursie na zasadach określonych w Regulaminie.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Zespół</w:t>
      </w:r>
      <w:r>
        <w:rPr/>
        <w:t xml:space="preserve"> – grupa osób wspólnie przygotowująca jeden Film konkursowy. Zespół wskazuje jednego przedstawiciela do kontaktu z Organizatorem.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Film konkursowy</w:t>
      </w:r>
      <w:r>
        <w:rPr/>
        <w:t xml:space="preserve"> albo </w:t>
      </w:r>
      <w:r>
        <w:rPr>
          <w:b/>
          <w:bCs/>
        </w:rPr>
        <w:t>Zgłoszenie konkursowe</w:t>
      </w:r>
      <w:r>
        <w:rPr/>
        <w:t xml:space="preserve"> – krótki film przygotowany przez Uczestnika albo Zespół i zgłoszony do Konkursu zgodnie z Regulaminem.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Jury</w:t>
      </w:r>
      <w:r>
        <w:rPr/>
        <w:t xml:space="preserve"> – komisja konkursowa powołana przez Organizatora do oceny Filmów konkursowych i wyłonienia laureatów.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Laureat</w:t>
      </w:r>
      <w:r>
        <w:rPr/>
        <w:t xml:space="preserve"> – Uczestnik albo Zespół, którego Film konkursowy zostanie wybrany przez </w:t>
      </w:r>
      <w:del w:id="9" w:author="Joanna Siudak" w:date="2026-06-14T21:22:57Z">
        <w:r>
          <w:rPr/>
          <w:delText xml:space="preserve">Organizatora lub </w:delText>
        </w:r>
      </w:del>
      <w:r>
        <w:rPr/>
        <w:t>Jury</w:t>
      </w:r>
      <w:ins w:id="10" w:author="Joanna Siudak" w:date="2026-06-14T21:23:01Z">
        <w:r>
          <w:rPr/>
          <w:t>,</w:t>
        </w:r>
      </w:ins>
      <w:r>
        <w:rPr/>
        <w:t xml:space="preserve"> jako zwycięski albo wyróżniony.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FINC</w:t>
      </w:r>
      <w:r>
        <w:rPr/>
        <w:t xml:space="preserve"> – Festival Internacional de Cinema de Baía Formosa – FINC, festiwal filmowy odbywający się w Brazylii.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Nagroda</w:t>
      </w:r>
      <w:r>
        <w:rPr/>
        <w:t xml:space="preserve"> – świadczenie przyznane Laureatowi Konkursu zgodnie z niniejszym Regulaminem.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fznlm1fmowt1"/>
      <w:bookmarkEnd w:id="4"/>
      <w:r>
        <w:rPr>
          <w:b/>
          <w:bCs/>
          <w:sz w:val="34"/>
          <w:szCs w:val="34"/>
        </w:rPr>
        <w:t>§ 3. Cel Konkursu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/>
      </w:pPr>
      <w:r>
        <w:rPr/>
        <w:t>Celem Konkursu jest rozwijanie kreatywności uczestników, promowanie edukacji filmowej, pracy zespołowej oraz zachęcenie do tworzenia krótkich form audiowizualnych inspirowanych tematyką Marsa, kosmosu, eksploracji i produkcji filmowej.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Konkurs ma pokazać, że film nie tylko się ogląda, ale można go również współtworzyć.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/>
      </w:pPr>
      <w:r>
        <w:rPr/>
        <w:t>Konkurs jest częścią działań towarzyszących wystawie „Lądowanie na Marsie”, która łączy edukację, zabawę, technologię, scenografię oraz doświadczenie prawdziwego planu filmowego.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nnxd6ms1vlw"/>
      <w:bookmarkEnd w:id="5"/>
      <w:r>
        <w:rPr>
          <w:b/>
          <w:bCs/>
          <w:sz w:val="34"/>
          <w:szCs w:val="34"/>
        </w:rPr>
        <w:t>§ 4. Uczestnicy Konkursu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start="720"/>
        <w:rPr/>
      </w:pPr>
      <w:r>
        <w:rPr/>
        <w:t>Uczestnikiem Konkursu może być osoba fizyczna, która: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zapoznała się z Regulaminem i zaakceptowała jego postanowienia,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wykonała zadanie konkursowe zgodnie z Regulaminem,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przesłała Film konkursowy w terminie i w sposób wskazany przez Organizatora,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posiada pełną zdolność do czynności prawnych albo bierze udział w Konkursie za zgodą przedstawiciela ustawowego lub opiekuna prawnego.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Osoby niepełnoletnie mogą brać udział w Konkursie wyłącznie za zgodą przedstawiciela ustawowego lub opiekuna prawnego.</w:t>
      </w:r>
      <w:ins w:id="11" w:author="Joanna Siudak" w:date="2026-06-14T21:24:54Z">
        <w:r>
          <w:rPr/>
          <w:commentReference w:id="2"/>
        </w:r>
      </w:ins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ins w:id="12" w:author="Joanna Siudak" w:date="2026-06-14T21:27:05Z">
        <w:r>
          <w:rPr/>
          <w:t xml:space="preserve">Osoby niepełnoletnie zobowiązane są do </w:t>
        </w:r>
      </w:ins>
      <w:del w:id="13" w:author="Joanna Siudak" w:date="2026-06-14T21:27:26Z">
        <w:r>
          <w:rPr/>
          <w:delText>Organizator może zażądać</w:delText>
        </w:r>
      </w:del>
      <w:r>
        <w:rPr/>
        <w:t xml:space="preserve"> przedstawienia pisemnej zgody przedstawiciela ustawowego lub opiekuna prawnego </w:t>
      </w:r>
      <w:ins w:id="14" w:author="Joanna Siudak" w:date="2026-06-14T21:27:36Z">
        <w:r>
          <w:rPr/>
          <w:t xml:space="preserve">wraz </w:t>
        </w:r>
      </w:ins>
      <w:del w:id="15" w:author="Joanna Siudak" w:date="2026-06-14T21:27:41Z">
        <w:r>
          <w:rPr/>
          <w:delText>przed dopuszczeniem</w:delText>
        </w:r>
      </w:del>
      <w:ins w:id="16" w:author="Joanna Siudak" w:date="2026-06-14T21:27:41Z">
        <w:r>
          <w:rPr/>
          <w:t>ze</w:t>
        </w:r>
      </w:ins>
      <w:r>
        <w:rPr/>
        <w:t xml:space="preserve"> zgłoszeni</w:t>
      </w:r>
      <w:ins w:id="17" w:author="Joanna Siudak" w:date="2026-06-14T21:27:54Z">
        <w:r>
          <w:rPr/>
          <w:t>em</w:t>
        </w:r>
      </w:ins>
      <w:del w:id="18" w:author="Joanna Siudak" w:date="2026-06-14T21:27:54Z">
        <w:r>
          <w:rPr/>
          <w:delText>a</w:delText>
        </w:r>
      </w:del>
      <w:r>
        <w:rPr/>
        <w:t xml:space="preserve"> do Konkursu</w:t>
      </w:r>
      <w:del w:id="19" w:author="Joanna Siudak" w:date="2026-06-14T21:28:06Z">
        <w:r>
          <w:rPr/>
          <w:delText>, przed ogłoszeniem wyników albo przed wydaniem Nagrody</w:delText>
        </w:r>
      </w:del>
      <w:r>
        <w:rPr/>
        <w:t>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Zgłoszenie może być dokonane indywidualnie albo zespołowo.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W przypadku zgłoszenia zespołowego</w:t>
      </w:r>
      <w:ins w:id="20" w:author="Joanna Siudak" w:date="2026-06-14T21:28:14Z">
        <w:r>
          <w:rPr/>
          <w:t>,</w:t>
        </w:r>
      </w:ins>
      <w:r>
        <w:rPr/>
        <w:t xml:space="preserve"> Zespół zobowiązany jest wskazać jedną osobę kontaktową</w:t>
      </w:r>
      <w:ins w:id="21" w:author="Joanna Siudak" w:date="2026-06-14T21:30:09Z">
        <w:r>
          <w:rPr/>
          <w:commentReference w:id="3"/>
        </w:r>
      </w:ins>
      <w:r>
        <w:rPr/>
        <w:t>, która będzie reprezentować Zespół wobec Organizatora.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Maksymalna liczba osób w Zespole wynosi </w:t>
      </w:r>
      <w:r>
        <w:rPr>
          <w:b/>
          <w:bCs/>
        </w:rPr>
        <w:t>[DO UZUPEŁNIENIA, np. 5 osób]</w:t>
      </w:r>
      <w:r>
        <w:rPr/>
        <w:t>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Jeden Uczestnik albo jeden Zespół może zgłosić więcej</w:t>
      </w:r>
      <w:ins w:id="22" w:author="Joanna Siudak" w:date="2026-06-14T21:31:37Z">
        <w:r>
          <w:rPr/>
          <w:t>,</w:t>
        </w:r>
      </w:ins>
      <w:r>
        <w:rPr/>
        <w:t xml:space="preserve"> niż jeden Film konkursowy, jednak jeden Uczestnik albo jeden Zespół może otrzymać </w:t>
      </w:r>
      <w:del w:id="23" w:author="Joanna Siudak" w:date="2026-06-14T21:33:22Z">
        <w:r>
          <w:rPr/>
          <w:delText>maksymalnie</w:delText>
        </w:r>
      </w:del>
      <w:r>
        <w:rPr/>
        <w:t xml:space="preserve"> </w:t>
      </w:r>
      <w:ins w:id="24" w:author="Joanna Siudak" w:date="2026-06-14T21:33:40Z">
        <w:r>
          <w:rPr/>
          <w:t xml:space="preserve">tylko </w:t>
        </w:r>
      </w:ins>
      <w:r>
        <w:rPr/>
        <w:t>jedną Nagrodę główną.</w:t>
      </w:r>
      <w:ins w:id="25" w:author="Joanna Siudak" w:date="2026-06-14T21:33:47Z">
        <w:r>
          <w:rPr/>
          <w:commentReference w:id="4"/>
        </w:r>
      </w:ins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Udział w Konkursie jest dobrowolny i nieodpłatny.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Z udziału w Konkursie wyłączeni są: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pracownicy</w:t>
      </w:r>
      <w:ins w:id="26" w:author="Joanna Siudak" w:date="2026-06-14T21:35:29Z">
        <w:r>
          <w:rPr/>
          <w:t xml:space="preserve">, </w:t>
        </w:r>
      </w:ins>
      <w:ins w:id="27" w:author="Joanna Siudak" w:date="2026-06-14T21:35:29Z">
        <w:r>
          <w:rPr/>
          <w:t xml:space="preserve">współpracownicy i członkowie władz </w:t>
        </w:r>
      </w:ins>
      <w:del w:id="28" w:author="Joanna Siudak" w:date="2026-06-14T21:35:25Z">
        <w:r>
          <w:rPr/>
          <w:delText xml:space="preserve"> </w:delText>
        </w:r>
      </w:del>
      <w:r>
        <w:rPr/>
        <w:t>Organizatora,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osoby bezpośrednio zaangażowane w przygotowanie i przeprowadzenie Konkursu,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członkowie Jury,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commentRangeStart w:id="5"/>
      <w:r>
        <w:rPr/>
        <w:t>osoby zaangażowane w ocenę zgłoszeń konkursowych,</w:t>
      </w:r>
      <w:commentRangeEnd w:id="5"/>
      <w:r>
        <w:commentReference w:id="5"/>
      </w:r>
      <w:ins w:id="29" w:author="Joanna Siudak" w:date="2026-06-14T21:34:42Z">
        <w:r>
          <w:rPr/>
        </w:r>
      </w:ins>
    </w:p>
    <w:p>
      <w:pPr>
        <w:pStyle w:val="normal1"/>
        <w:numPr>
          <w:ilvl w:val="1"/>
          <w:numId w:val="22"/>
        </w:numPr>
        <w:spacing w:lineRule="auto" w:line="240" w:beforeAutospacing="0" w:before="0" w:afterAutospacing="0" w:after="0"/>
        <w:ind w:hanging="360" w:start="1440"/>
        <w:rPr/>
      </w:pPr>
      <w:r>
        <w:rPr/>
        <w:t>najbliżsi członkowie rodzin osób wskazanych powyżej.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start="720"/>
        <w:rPr/>
      </w:pPr>
      <w:r>
        <w:rPr/>
        <w:t>Przez najbliższych członków rodziny rozumie się: wstępnych, zstępnych, rodzeństwo, małżonków, rodziców małżonków oraz osoby pozostające w stosunku przysposobienia.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mnvmx8hptm0l"/>
      <w:bookmarkEnd w:id="6"/>
      <w:r>
        <w:rPr>
          <w:b/>
          <w:bCs/>
          <w:sz w:val="34"/>
          <w:szCs w:val="34"/>
        </w:rPr>
        <w:t>§ 5. Zadanie konkursowe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/>
      </w:pPr>
      <w:r>
        <w:rPr/>
        <w:t xml:space="preserve">Zadanie konkursowe polega na przygotowaniu krótkiego Filmu konkursowego inspirowanego wystawą </w:t>
      </w:r>
      <w:r>
        <w:rPr>
          <w:b/>
          <w:bCs/>
        </w:rPr>
        <w:t>„Lądowanie na Marsie”</w:t>
      </w:r>
      <w:r>
        <w:rPr/>
        <w:t>, tematyką Marsa, misji kosmicznej, eksploracji, pracy zespołowej, filmu science-fiction lub kulis produkcji audiowizualnej.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Film konkursowy może mieć charakter: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fabularny,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przygodowy,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komediowy,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dokumentalny,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making-of,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edukacyjny,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science-fiction,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eksperymentalny,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inny, pod warunkiem zgodności z tematyką Konkursu.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Film powinien trwać od </w:t>
      </w:r>
      <w:r>
        <w:rPr>
          <w:b/>
          <w:bCs/>
        </w:rPr>
        <w:t>30 do 90 sekund</w:t>
      </w:r>
      <w:r>
        <w:rPr/>
        <w:t>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może dopuścić krótszy lub dłuższy Film konkursowy, jeżeli uzna, że</w:t>
      </w:r>
      <w:commentRangeStart w:id="6"/>
      <w:r>
        <w:rPr/>
        <w:t xml:space="preserve"> jest to uzasadnione charakterem zgłoszenia</w:t>
      </w:r>
      <w:ins w:id="30" w:author="Joanna Siudak" w:date="2026-06-14T21:38:32Z">
        <w:r>
          <w:rPr/>
        </w:r>
      </w:ins>
      <w:commentRangeEnd w:id="6"/>
      <w:r>
        <w:commentReference w:id="6"/>
      </w:r>
      <w:r>
        <w:rPr/>
        <w:t xml:space="preserve">, jednak </w:t>
      </w:r>
      <w:commentRangeStart w:id="7"/>
      <w:r>
        <w:rPr/>
        <w:t>łączny czas Filmów przekazanych do prezentacji podczas FINC</w:t>
      </w:r>
      <w:ins w:id="31" w:author="Joanna Siudak" w:date="2026-06-14T21:39:15Z">
        <w:r>
          <w:rPr/>
        </w:r>
      </w:ins>
      <w:commentRangeEnd w:id="7"/>
      <w:r>
        <w:commentReference w:id="7"/>
      </w:r>
      <w:r>
        <w:rPr/>
        <w:t xml:space="preserve"> nie powinien przekroczyć około </w:t>
      </w:r>
      <w:r>
        <w:rPr>
          <w:b/>
          <w:bCs/>
        </w:rPr>
        <w:t>20 minut</w:t>
      </w:r>
      <w:r>
        <w:rPr/>
        <w:t>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Film konkursowy powinien nawiązywać do jednego lub kilku elementów Wystawy, takich jak: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marsjański plan filmowy,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powierzchnia Marsa,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panorama Marsa,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baza marsjańska,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antena łączności,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strefa wody,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hydroponiczna uprawa ziemniaków,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strefa energii z panelami fotowoltaicznymi,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spadochron z sondą lub łazikiem,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commentRangeStart w:id="8"/>
      <w:r>
        <w:rPr/>
        <w:t>charakteryzatorownia</w:t>
      </w:r>
      <w:ins w:id="32" w:author="Joanna Siudak" w:date="2026-06-14T21:42:05Z">
        <w:r>
          <w:rPr/>
        </w:r>
      </w:ins>
      <w:commentRangeEnd w:id="8"/>
      <w:r>
        <w:commentReference w:id="8"/>
      </w:r>
      <w:r>
        <w:rPr/>
        <w:t>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backstage planu filmowego,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greenbox,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światło, projekcje i efekty filmowe,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role filmowe, takie jak astronauta, naukowiec, inżynier, pilot, dokumentalista, medyk, aktor, operator, reżyser albo członek ekipy filmowej.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Film konkursowy powinien być autorskim materiałem przygotowanym przez Uczestnika albo Zespół.</w:t>
      </w:r>
      <w:ins w:id="33" w:author="Joanna Siudak" w:date="2026-06-14T21:43:09Z">
        <w:r>
          <w:rPr/>
          <w:commentReference w:id="9"/>
        </w:r>
      </w:ins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Film konkursowy nie może naruszać praw osób trzecich, w szczególności: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praw autorskich,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praw pokrewnych,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praw do wizerunku,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dóbr osobistych,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praw do znaków towarowych,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/>
        <w:t>praw do muzyki, grafik, animacji, fragmentów filmów lub innych materiałów wykorzystanych w zgłoszeniu.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W przypadku wykorzystania muzyki, efektów dźwiękowych, grafik, animacji, materiałów stockowych lub materiałów wygenerowanych przy użyciu narzędzi sztucznej inteligencji, Uczestnik zobowiązany jest posiadać prawa lub licencje pozwalające na ich użycie w Filmie konkursowym oraz jego publiczną prezentację, promocję i pokaz podczas FINC.</w:t>
      </w:r>
      <w:ins w:id="34" w:author="Joanna Siudak" w:date="2026-06-14T21:44:36Z">
        <w:r>
          <w:rPr/>
          <w:t xml:space="preserve"> </w:t>
        </w:r>
      </w:ins>
      <w:ins w:id="35" w:author="Joanna Siudak" w:date="2026-06-14T21:44:36Z">
        <w:r>
          <w:rPr/>
          <w:t xml:space="preserve">Na każde żądanie Organizatora, Uczestnik zobowiązany jest do przedłożenia dowodu/dokumentu lub w inny sposób potwierdzenia posiadania </w:t>
        </w:r>
      </w:ins>
      <w:ins w:id="36" w:author="Joanna Siudak" w:date="2026-06-14T21:46:41Z">
        <w:r>
          <w:rPr/>
          <w:t xml:space="preserve"> prawa lub licencje pozwalające na ich użycie w Filmie konkursowym oraz jego publiczną prezentację, promocję i pokaz podczas FINC.</w:t>
        </w:r>
      </w:ins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Uczestnik odpowiada za uzyskanie zgód wszystkich osób widocznych lub słyszalnych w Filmie konkursowym, w tym zgód na rozpowszechnianie wizerunku i głosu.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Film konkursowy nie może zawierać treści: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wulgarnych,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obraźliwych,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dyskryminujących,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nieobyczajnych,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naruszających prawo,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naruszających dobre obyczaje,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nawołujących do przemocy lub nienawiści,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ośmieszających osoby trzecie,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naruszających prawa Organizatora, FINC lub partnerów Konkursu,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/>
      </w:pPr>
      <w:r>
        <w:rPr/>
        <w:t>zawierających nieuprawnione oznaczenia marek, logotypy lub treści reklamowe podmiotów trzecich.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start="720"/>
        <w:rPr/>
      </w:pPr>
      <w:r>
        <w:rPr/>
        <w:t>Podczas tworzenia filmu na terenie Wystawy Uczestnicy są zobowiązani do: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przestrzegania regulaminu obiektu,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stosowania się do poleceń obsługi,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poruszania się wyłącznie po wyznaczonych strefach,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niewchodzenia do przestrzeni technicznych bez zgody obsługi,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niedotykania elementów scenografii, które nie są przeznaczone do interakcji,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niedokonywania działań mogących uszkodzić scenografię, sprzęt, instalacje techniczne lub elementy Wystawy,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start="720"/>
        <w:rPr/>
      </w:pPr>
      <w:r>
        <w:rPr/>
        <w:t>zachowania bezpieczeństwa własnego i innych uczestników</w:t>
      </w:r>
      <w:ins w:id="37" w:author="Joanna Siudak" w:date="2026-06-14T21:49:09Z">
        <w:r>
          <w:rPr/>
          <w:t xml:space="preserve"> </w:t>
        </w:r>
      </w:ins>
      <w:ins w:id="38" w:author="Joanna Siudak" w:date="2026-06-14T21:49:09Z">
        <w:r>
          <w:rPr/>
          <w:t>i zwiedzających Wystawę</w:t>
        </w:r>
      </w:ins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bcf5p99jziz3"/>
      <w:bookmarkEnd w:id="7"/>
      <w:r>
        <w:rPr>
          <w:b/>
          <w:bCs/>
          <w:sz w:val="34"/>
          <w:szCs w:val="34"/>
        </w:rPr>
        <w:t>§ 6. Zasady zgłoszenia Filmu konkursowego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start="720"/>
        <w:rPr/>
      </w:pPr>
      <w:r>
        <w:rPr/>
        <w:t xml:space="preserve">Aby wziąć udział w Konkursie, Uczestnik albo Zespół musi przesłać Film konkursowy w terminie do dnia </w:t>
      </w:r>
      <w:r>
        <w:rPr>
          <w:b/>
          <w:bCs/>
        </w:rPr>
        <w:t>30 września 2026 r. do godz. 23:59</w:t>
      </w:r>
      <w:r>
        <w:rPr/>
        <w:t>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Zgłoszenia należy przesyłać za pośrednictwem: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>
          <w:b/>
          <w:bCs/>
        </w:rPr>
        <w:t xml:space="preserve">[FORMULARZA KONKURSOWEGO / APLIKACJI / ADRESU E-MAIL / LINKU DO DYSKU GOOGLE / </w:t>
      </w:r>
      <w:commentRangeStart w:id="10"/>
      <w:r>
        <w:rPr>
          <w:b/>
          <w:bCs/>
        </w:rPr>
        <w:t>INNEGO KANAŁU WSKAZANEGO PRZEZ ORGANIZATORA</w:t>
      </w:r>
      <w:ins w:id="39" w:author="Joanna Siudak" w:date="2026-06-14T21:50:17Z">
        <w:r>
          <w:rPr>
            <w:b/>
            <w:bCs/>
          </w:rPr>
        </w:r>
      </w:ins>
      <w:commentRangeEnd w:id="10"/>
      <w:r>
        <w:commentReference w:id="10"/>
      </w:r>
      <w:r>
        <w:rPr>
          <w:b/>
          <w:bCs/>
        </w:rPr>
        <w:t>]</w:t>
      </w:r>
      <w:r>
        <w:rPr/>
        <w:t>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Zgłoszenie powinno zawierać: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imię i nazwisko Uczestnika albo przedstawiciela Zespołu,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adres e-mail do kontaktu,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numer telefonu do kontaktu,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tytuł Filmu konkursowego,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imiona i nazwiska członków Zespołu, jeżeli film jest zgłoszeniem zespołowym,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informację o autorach filmu i osobach występujących w filmie,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oświadczenie o akceptacji Regulaminu,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oświadczenie o posiadaniu praw do Filmu konkursowego,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oświadczenie o posiadaniu zgód osób występujących w filmie</w:t>
      </w:r>
      <w:ins w:id="40" w:author="Joanna Siudak" w:date="2026-06-14T21:51:48Z">
        <w:r>
          <w:rPr/>
          <w:t xml:space="preserve"> </w:t>
        </w:r>
      </w:ins>
      <w:ins w:id="41" w:author="Joanna Siudak" w:date="2026-06-14T21:51:48Z">
        <w:r>
          <w:rPr/>
          <w:t>lub użyczających swojego głosu</w:t>
        </w:r>
      </w:ins>
      <w:r>
        <w:rPr/>
        <w:t>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w przypadku osób niepełnoletnich: zgodę przedstawiciela ustawowego lub opiekuna prawnego.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Film konkursowy powinien spełniać następujące wymagania techniczne: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commentRangeStart w:id="11"/>
      <w:r>
        <w:rPr/>
        <w:t xml:space="preserve">preferowany </w:t>
      </w:r>
      <w:ins w:id="42" w:author="Joanna Siudak" w:date="2026-06-14T21:52:21Z">
        <w:r>
          <w:rPr/>
        </w:r>
      </w:ins>
      <w:commentRangeEnd w:id="11"/>
      <w:r>
        <w:commentReference w:id="11"/>
      </w:r>
      <w:r>
        <w:rPr/>
        <w:t xml:space="preserve">format pliku: </w:t>
      </w:r>
      <w:r>
        <w:rPr>
          <w:b/>
          <w:bCs/>
        </w:rPr>
        <w:t>MP4</w:t>
      </w:r>
      <w:r>
        <w:rPr/>
        <w:t>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rekomendowana rozdzielczość: jakość odpowiednia do projekcji, rekomendowane minimum </w:t>
      </w:r>
      <w:r>
        <w:rPr>
          <w:b/>
          <w:bCs/>
        </w:rPr>
        <w:t>Full HD 1920 × 1080 px</w:t>
      </w:r>
      <w:r>
        <w:rPr/>
        <w:t>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proporcje obrazu: dowolne / elastyczne,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dźwięk: rekomendowane stereo,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maksymalny czas trwania: rekomendowane </w:t>
      </w:r>
      <w:r>
        <w:rPr>
          <w:b/>
          <w:bCs/>
        </w:rPr>
        <w:t>30–90 sekund</w:t>
      </w:r>
      <w:r>
        <w:rPr/>
        <w:t>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sposób dostarczenia pliku: zgodnie z </w:t>
      </w:r>
      <w:commentRangeStart w:id="12"/>
      <w:r>
        <w:rPr/>
        <w:t xml:space="preserve">instrukcją </w:t>
      </w:r>
      <w:ins w:id="43" w:author="Joanna Siudak" w:date="2026-06-14T21:53:46Z">
        <w:r>
          <w:rPr/>
        </w:r>
      </w:ins>
      <w:commentRangeEnd w:id="12"/>
      <w:r>
        <w:commentReference w:id="12"/>
      </w:r>
      <w:r>
        <w:rPr/>
        <w:t>Organizatora.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 przypadku Filmów konkursowych wybranych do prezentacji podczas FINC, Organizator przekaże pliki do FINC za pośrednictwem </w:t>
      </w:r>
      <w:r>
        <w:rPr>
          <w:b/>
          <w:bCs/>
        </w:rPr>
        <w:t>Google Drive</w:t>
      </w:r>
      <w:r>
        <w:rPr/>
        <w:t>, zgodnie z informacją przekazaną przez stronę festiwalową.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może wezwać Uczestnika do: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uzupełnienia zgłoszenia,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poprawienia danych,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commentRangeStart w:id="13"/>
      <w:r>
        <w:rPr/>
        <w:t>przesłania filmu w lepszej jakości,</w:t>
      </w:r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dostarczenia wersji technicznej zgodnej z wymaganiami pokazowymi,</w:t>
      </w:r>
      <w:commentRangeEnd w:id="13"/>
      <w:r>
        <w:commentReference w:id="13"/>
      </w:r>
      <w:ins w:id="44" w:author="Joanna Siudak" w:date="2026-06-14T21:55:12Z">
        <w:r>
          <w:rPr/>
        </w:r>
      </w:ins>
    </w:p>
    <w:p>
      <w:pPr>
        <w:pStyle w:val="normal1"/>
        <w:numPr>
          <w:ilvl w:val="1"/>
          <w:numId w:val="15"/>
        </w:numPr>
        <w:spacing w:lineRule="auto" w:line="240" w:beforeAutospacing="0" w:before="0" w:afterAutospacing="0" w:after="0"/>
        <w:ind w:hanging="360" w:start="1440"/>
        <w:rPr/>
      </w:pPr>
      <w:r>
        <w:rPr/>
        <w:t>przekazania dodatkowych zgód lub oświadczeń.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Zgłoszenia przesłane po terminie </w:t>
      </w:r>
      <w:del w:id="45" w:author="Joanna Siudak" w:date="2026-06-14T22:02:54Z">
        <w:r>
          <w:rPr/>
          <w:delText xml:space="preserve">mogą </w:delText>
        </w:r>
      </w:del>
      <w:r>
        <w:rPr/>
        <w:t>nie zosta</w:t>
      </w:r>
      <w:ins w:id="46" w:author="Joanna Siudak" w:date="2026-06-14T22:02:57Z">
        <w:r>
          <w:rPr/>
          <w:t>ną</w:t>
        </w:r>
      </w:ins>
      <w:del w:id="47" w:author="Joanna Siudak" w:date="2026-06-14T22:03:00Z">
        <w:r>
          <w:rPr/>
          <w:delText>ć</w:delText>
        </w:r>
      </w:del>
      <w:r>
        <w:rPr/>
        <w:t xml:space="preserve"> dopuszczone do Konkursu.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start="720"/>
        <w:rPr/>
      </w:pPr>
      <w:r>
        <w:rPr/>
        <w:t>Organizator nie ponosi odpowiedzialności za brak możliwości przesłania zgłoszenia wynikający z przyczyn technicznych niezależnych od Organizatora, w szczególności awarii Internetu, błędów platform transferowych lub błędów po stronie Uczestnika.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xssvp1g5w9j7"/>
      <w:bookmarkEnd w:id="8"/>
      <w:r>
        <w:rPr>
          <w:b/>
          <w:bCs/>
          <w:sz w:val="34"/>
          <w:szCs w:val="34"/>
        </w:rPr>
        <w:t>§ 7. Ocena zgłoszeń i wybór zwycięzców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 xml:space="preserve">Wyboru zwycięzców Konkursu dokonuje </w:t>
      </w:r>
      <w:r>
        <w:rPr>
          <w:b/>
          <w:bCs/>
        </w:rPr>
        <w:t>GREMI OPERATOR Sp. z o.o.</w:t>
      </w:r>
      <w:r>
        <w:rPr/>
        <w:t xml:space="preserve"> jako Organizator Konkursu.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Organizator </w:t>
      </w:r>
      <w:del w:id="48" w:author="Joanna Siudak" w:date="2026-06-14T22:04:00Z">
        <w:r>
          <w:rPr/>
          <w:delText>może</w:delText>
        </w:r>
      </w:del>
      <w:r>
        <w:rPr/>
        <w:t xml:space="preserve"> powoł</w:t>
      </w:r>
      <w:ins w:id="49" w:author="Joanna Siudak" w:date="2026-06-14T22:04:03Z">
        <w:r>
          <w:rPr/>
          <w:t>uje</w:t>
        </w:r>
      </w:ins>
      <w:del w:id="50" w:author="Joanna Siudak" w:date="2026-06-14T22:04:05Z">
        <w:r>
          <w:rPr/>
          <w:delText>ać</w:delText>
        </w:r>
      </w:del>
      <w:r>
        <w:rPr/>
        <w:t xml:space="preserve"> Jury, które będzie odpowiedzialne za ocenę Filmów konkursowych i rekomendację laureatów.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W skład Jury mogą wejść przedstawiciele Organizatora, osoby związane z projektem „Lądowanie na Marsie”, osoby związane z branżą filmową, edukacyjną, kreatywną lub przedstawiciele partnerów Konkursu.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Zwycięzcy zostaną wyłonieni na podstawie oceny merytorycznej i artystycznej Filmów konkursowych.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Przy ocenie Filmów konkursowych brane będą pod uwagę następujące kryteria: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zgodność filmu z tematyką Konkursu,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kreatywność i oryginalność pomysłu,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sposób wykorzystania motywu Marsa i Wystawy,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jakość opowiedzianej historii,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energia i zaangażowanie uczestników,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walory filmowe i montażowe,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komunikatywność przekazu,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potencjał filmu do prezentacji podczas FINC,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start="1440"/>
        <w:rPr/>
      </w:pPr>
      <w:r>
        <w:rPr/>
        <w:t>zgodność filmu z wymogami technicznymi i formalnymi.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/>
      </w:pPr>
      <w:r>
        <w:rPr/>
        <w:t xml:space="preserve">Jury </w:t>
      </w:r>
      <w:del w:id="51" w:author="Joanna Siudak" w:date="2026-06-14T22:21:51Z">
        <w:r>
          <w:rPr/>
          <w:delText xml:space="preserve">może </w:delText>
        </w:r>
      </w:del>
      <w:r>
        <w:rPr/>
        <w:t xml:space="preserve">oceniać </w:t>
      </w:r>
      <w:ins w:id="52" w:author="Joanna Siudak" w:date="2026-06-14T22:22:01Z">
        <w:r>
          <w:rPr/>
          <w:t xml:space="preserve">będzie </w:t>
        </w:r>
      </w:ins>
      <w:r>
        <w:rPr/>
        <w:t>zgłoszenia według następującej skali punktowej:</w:t>
      </w:r>
    </w:p>
    <w:tbl>
      <w:tblPr>
        <w:tblStyle w:val="Table1"/>
        <w:tblW w:w="76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429"/>
        <w:gridCol w:w="3186"/>
      </w:tblGrid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Kryterium</w:t>
            </w:r>
          </w:p>
        </w:tc>
        <w:tc>
          <w:tcPr>
            <w:tcW w:w="318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Maksymalna liczba punktów</w:t>
            </w:r>
          </w:p>
        </w:tc>
      </w:tr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rPr/>
            </w:pPr>
            <w:r>
              <w:rPr/>
              <w:t>Zgodność z tematem Konkursu</w:t>
            </w:r>
          </w:p>
        </w:tc>
        <w:tc>
          <w:tcPr>
            <w:tcW w:w="3186" w:type="dxa"/>
            <w:tcBorders/>
          </w:tcPr>
          <w:p>
            <w:pPr>
              <w:pStyle w:val="normal1"/>
              <w:rPr/>
            </w:pPr>
            <w:r>
              <w:rPr/>
              <w:t>20</w:t>
            </w:r>
          </w:p>
        </w:tc>
      </w:tr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rPr/>
            </w:pPr>
            <w:r>
              <w:rPr/>
              <w:t>Kreatywność i oryginalność</w:t>
            </w:r>
          </w:p>
        </w:tc>
        <w:tc>
          <w:tcPr>
            <w:tcW w:w="3186" w:type="dxa"/>
            <w:tcBorders/>
          </w:tcPr>
          <w:p>
            <w:pPr>
              <w:pStyle w:val="normal1"/>
              <w:rPr/>
            </w:pPr>
            <w:r>
              <w:rPr/>
              <w:t>20</w:t>
            </w:r>
          </w:p>
        </w:tc>
      </w:tr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rPr/>
            </w:pPr>
            <w:r>
              <w:rPr/>
              <w:t>Historia i sposób opowiedzenia filmu</w:t>
            </w:r>
          </w:p>
        </w:tc>
        <w:tc>
          <w:tcPr>
            <w:tcW w:w="3186" w:type="dxa"/>
            <w:tcBorders/>
          </w:tcPr>
          <w:p>
            <w:pPr>
              <w:pStyle w:val="normal1"/>
              <w:rPr/>
            </w:pPr>
            <w:r>
              <w:rPr/>
              <w:t>20</w:t>
            </w:r>
          </w:p>
        </w:tc>
      </w:tr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rPr/>
            </w:pPr>
            <w:r>
              <w:rPr/>
              <w:t>Wykorzystanie scenografii / motywu Marsa</w:t>
            </w:r>
          </w:p>
        </w:tc>
        <w:tc>
          <w:tcPr>
            <w:tcW w:w="3186" w:type="dxa"/>
            <w:tcBorders/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rPr/>
            </w:pPr>
            <w:commentRangeStart w:id="14"/>
            <w:r>
              <w:rPr/>
              <w:t>Jakość realizacji filmowej</w:t>
            </w:r>
            <w:commentRangeEnd w:id="14"/>
            <w:r>
              <w:commentReference w:id="14"/>
            </w:r>
            <w:ins w:id="53" w:author="Joanna Siudak" w:date="2026-06-14T22:19:48Z">
              <w:r>
                <w:rPr/>
              </w:r>
            </w:ins>
          </w:p>
        </w:tc>
        <w:tc>
          <w:tcPr>
            <w:tcW w:w="3186" w:type="dxa"/>
            <w:tcBorders/>
          </w:tcPr>
          <w:p>
            <w:pPr>
              <w:pStyle w:val="normal1"/>
              <w:rPr/>
            </w:pPr>
            <w:r>
              <w:rPr/>
              <w:t>15</w:t>
            </w:r>
          </w:p>
        </w:tc>
      </w:tr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rPr/>
            </w:pPr>
            <w:r>
              <w:rPr/>
              <w:t>Potencjał pokazowy / festiwalowy</w:t>
            </w:r>
          </w:p>
        </w:tc>
        <w:tc>
          <w:tcPr>
            <w:tcW w:w="3186" w:type="dxa"/>
            <w:tcBorders/>
          </w:tcPr>
          <w:p>
            <w:pPr>
              <w:pStyle w:val="normal1"/>
              <w:rPr/>
            </w:pPr>
            <w:r>
              <w:rPr/>
              <w:t>10</w:t>
            </w:r>
          </w:p>
        </w:tc>
      </w:tr>
      <w:tr>
        <w:trPr>
          <w:trHeight w:val="500" w:hRule="atLeast"/>
        </w:trPr>
        <w:tc>
          <w:tcPr>
            <w:tcW w:w="4429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Łącznie</w:t>
            </w:r>
          </w:p>
        </w:tc>
        <w:tc>
          <w:tcPr>
            <w:tcW w:w="3186" w:type="dxa"/>
            <w:tcBorders/>
          </w:tcPr>
          <w:p>
            <w:pPr>
              <w:pStyle w:val="normal1"/>
              <w:rPr/>
            </w:pPr>
            <w:r>
              <w:rPr>
                <w:b/>
                <w:bCs/>
              </w:rPr>
              <w:t>100</w:t>
            </w:r>
          </w:p>
        </w:tc>
      </w:tr>
    </w:tbl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commentRangeStart w:id="15"/>
      <w:r>
        <w:rPr/>
        <w:t>Organizator może odstąpić od punktowej oceny zgłoszeń, jeżeli Jury podejmie decyzję w formie wspólnej oceny eksperckiej, z zachowaniem kryteriów wskazanych w ust. 5.</w:t>
      </w:r>
      <w:commentRangeEnd w:id="15"/>
      <w:r>
        <w:commentReference w:id="15"/>
      </w:r>
      <w:ins w:id="54" w:author="Joanna Siudak" w:date="2026-06-14T22:22:39Z">
        <w:r>
          <w:rPr/>
        </w:r>
      </w:ins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Decyzja </w:t>
      </w:r>
      <w:del w:id="55" w:author="Joanna Siudak" w:date="2026-06-14T22:24:31Z">
        <w:r>
          <w:rPr/>
          <w:delText>Organizatora lub</w:delText>
        </w:r>
      </w:del>
      <w:r>
        <w:rPr/>
        <w:t xml:space="preserve"> Jury jest ostateczna, z zastrzeżeniem prawa Uczestnika do złożenia reklamacji na zasadach określonych </w:t>
      </w:r>
      <w:r>
        <w:rPr>
          <w:shd w:fill="FFFF99" w:val="clear"/>
          <w:rPrChange w:id="0" w:author="Joanna Siudak" w:date="2026-06-14T22:24:47Z"/>
        </w:rPr>
        <w:t>w Regulaminie.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Wyniki Konkursu zostaną ogłoszone najpóźniej </w:t>
      </w:r>
      <w:del w:id="57" w:author="Joanna Siudak" w:date="2026-06-14T22:25:15Z">
        <w:r>
          <w:rPr/>
          <w:delText>do</w:delText>
        </w:r>
      </w:del>
      <w:ins w:id="58" w:author="Joanna Siudak" w:date="2026-06-14T22:25:15Z">
        <w:r>
          <w:rPr/>
          <w:t>w</w:t>
        </w:r>
      </w:ins>
      <w:r>
        <w:rPr/>
        <w:t xml:space="preserve"> dni</w:t>
      </w:r>
      <w:ins w:id="59" w:author="Joanna Siudak" w:date="2026-06-14T22:25:19Z">
        <w:r>
          <w:rPr/>
          <w:t>u</w:t>
        </w:r>
      </w:ins>
      <w:del w:id="60" w:author="Joanna Siudak" w:date="2026-06-14T22:25:19Z">
        <w:r>
          <w:rPr/>
          <w:delText>a</w:delText>
        </w:r>
      </w:del>
      <w:r>
        <w:rPr/>
        <w:t xml:space="preserve"> </w:t>
      </w:r>
      <w:r>
        <w:rPr>
          <w:b/>
          <w:bCs/>
        </w:rPr>
        <w:t>7 października 2026 r.</w:t>
      </w:r>
      <w:ins w:id="61" w:author="Joanna Siudak" w:date="2026-06-14T22:25:27Z">
        <w:r>
          <w:rPr>
            <w:b/>
            <w:bCs/>
          </w:rPr>
          <w:t xml:space="preserve"> </w:t>
        </w:r>
      </w:ins>
      <w:ins w:id="62" w:author="Joanna Siudak" w:date="2026-06-14T22:25:27Z">
        <w:r>
          <w:rPr>
            <w:b/>
            <w:bCs/>
          </w:rPr>
          <w:t>do godz. ….</w:t>
        </w:r>
      </w:ins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Wyniki Konkursu </w:t>
      </w:r>
      <w:del w:id="63" w:author="Joanna Siudak" w:date="2026-06-14T22:25:46Z">
        <w:r>
          <w:rPr/>
          <w:delText xml:space="preserve">mogą </w:delText>
        </w:r>
      </w:del>
      <w:r>
        <w:rPr/>
        <w:t>zosta</w:t>
      </w:r>
      <w:ins w:id="64" w:author="Joanna Siudak" w:date="2026-06-14T22:25:52Z">
        <w:r>
          <w:rPr/>
          <w:t>ną</w:t>
        </w:r>
      </w:ins>
      <w:del w:id="65" w:author="Joanna Siudak" w:date="2026-06-14T22:25:54Z">
        <w:r>
          <w:rPr/>
          <w:delText>ć</w:delText>
        </w:r>
      </w:del>
      <w:r>
        <w:rPr/>
        <w:t xml:space="preserve"> ogłoszone:</w:t>
      </w:r>
      <w:ins w:id="66" w:author="Joanna Siudak" w:date="2026-06-14T22:26:31Z">
        <w:r>
          <w:rPr/>
          <w:commentReference w:id="16"/>
        </w:r>
      </w:ins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na stronie internetowej Organizatora,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w mediach społecznościowych Organizatora,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poprzez bezpośredni kontakt z laureatem albo przedstawicielem Zespołu,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w inny sposób wskazany przez Organizatora.</w:t>
      </w:r>
      <w:ins w:id="67" w:author="Joanna Siudak" w:date="2026-06-14T22:26:11Z">
        <w:r>
          <w:rPr/>
          <w:commentReference w:id="17"/>
        </w:r>
      </w:ins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Laureaci zostaną poinformowani o wynikach Konkursu za pośrednictwem poczty elektronicznej lub telefonicznie.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start="720"/>
        <w:rPr/>
      </w:pPr>
      <w:r>
        <w:rPr/>
        <w:t xml:space="preserve">W przypadku braku możliwości kontaktu z Laureatem w terminie </w:t>
      </w:r>
      <w:r>
        <w:rPr>
          <w:b/>
          <w:bCs/>
        </w:rPr>
        <w:t>3 dni roboczych</w:t>
      </w:r>
      <w:r>
        <w:rPr/>
        <w:t xml:space="preserve"> od dnia ogłoszenia wyników, Organizator może przyznać Nagrodę kolejnemu Uczestnikowi albo Zespołowi wskazanemu przez Jury.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xittehufotuq"/>
      <w:bookmarkEnd w:id="9"/>
      <w:r>
        <w:rPr>
          <w:b/>
          <w:bCs/>
          <w:sz w:val="34"/>
          <w:szCs w:val="34"/>
        </w:rPr>
        <w:t>§ 8. Prezentacja Filmów konkursowych podczas FINC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 xml:space="preserve">Wybrane Filmy konkursowe mogą zostać zaprezentowane podczas </w:t>
      </w:r>
      <w:r>
        <w:rPr>
          <w:b/>
          <w:bCs/>
        </w:rPr>
        <w:t>Festival Internacional de Cinema de Baía Formosa – FINC 2026</w:t>
      </w:r>
      <w:r>
        <w:rPr/>
        <w:t>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Festival Internacional de Cinema de Baía Formosa – FINC 2026 odbędzie się w dniach </w:t>
      </w:r>
      <w:r>
        <w:rPr>
          <w:b/>
          <w:bCs/>
        </w:rPr>
        <w:t>27–28 listopada 2026 r.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Miejscem organizacji festiwalu jest </w:t>
      </w:r>
      <w:r>
        <w:rPr>
          <w:b/>
          <w:bCs/>
        </w:rPr>
        <w:t>Art Village / Fazenda Estrela</w:t>
      </w:r>
      <w:r>
        <w:rPr/>
        <w:t>, Baía Formosa, Rio Grande do Norte, Brazylia.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Wybrane Filmy konkursowe mogą zostać zaprezentowane jako część </w:t>
      </w:r>
      <w:r>
        <w:rPr>
          <w:b/>
          <w:bCs/>
        </w:rPr>
        <w:t>Specjalnego Międzynarodowego Pokazu</w:t>
      </w:r>
      <w:r>
        <w:rPr/>
        <w:t xml:space="preserve"> w ramach oficjalnego programu festiwalu FINC.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Łączny czas trwania pokazu wybranych Filmów konkursowych nie powinien przekroczyć około </w:t>
      </w:r>
      <w:r>
        <w:rPr>
          <w:b/>
          <w:bCs/>
        </w:rPr>
        <w:t>20 minut</w:t>
      </w:r>
      <w:del w:id="68" w:author="Joanna Siudak" w:date="2026-06-14T22:30:23Z">
        <w:r>
          <w:rPr>
            <w:b/>
            <w:bCs/>
          </w:rPr>
          <w:delText>,</w:delText>
        </w:r>
      </w:del>
      <w:r>
        <w:rPr/>
        <w:t xml:space="preserve"> chyba</w:t>
      </w:r>
      <w:ins w:id="69" w:author="Joanna Siudak" w:date="2026-06-14T22:30:30Z">
        <w:r>
          <w:rPr/>
          <w:t>,</w:t>
        </w:r>
      </w:ins>
      <w:r>
        <w:rPr/>
        <w:t xml:space="preserve"> że Organizator i FINC ustalą inaczej.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może wybrać do prezentacji podczas FINC w szczególności: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zwycięski Film konkursowy,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filmy wyróżnione,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do </w:t>
      </w:r>
      <w:r>
        <w:rPr>
          <w:b/>
          <w:bCs/>
        </w:rPr>
        <w:t>10 najlepszych Filmów konkursowych</w:t>
      </w:r>
      <w:r>
        <w:rPr/>
        <w:t>, z zastrzeżeniem limitu czasowego pokazu.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Ostateczna liczba Filmów konkursowych przekazanych do prezentacji podczas FINC zależy od decyzji Organizatora, jakości zgłoszeń, możliwości programowych oraz łącznego czasu projekcji.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Filmy konkursowe wybrane do prezentacji podczas FINC zostaną przekazane stronie festiwalowej do dnia </w:t>
      </w:r>
      <w:r>
        <w:rPr>
          <w:b/>
          <w:bCs/>
        </w:rPr>
        <w:t>12 października 2026 r.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Do celów organizacyjnych i komunikacyjnych Organizator może wymagać od Laureatów lub autorów wybranych Filmów konkursowych przekazania następujących materiałów i informacji: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imię i nazwisko twórcy / reżysera,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tytuł filmu,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nazwa Zespołu, jeżeli dotyczy,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informacja o czasie trwania filmu,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plakat, grafika filmu albo kadr promocyjny,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commentRangeStart w:id="18"/>
      <w:r>
        <w:rPr/>
        <w:t>zgody na publiczny pokaz filmu,</w:t>
      </w:r>
    </w:p>
    <w:p>
      <w:pPr>
        <w:pStyle w:val="normal1"/>
        <w:numPr>
          <w:ilvl w:val="1"/>
          <w:numId w:val="6"/>
        </w:numPr>
        <w:spacing w:lineRule="auto" w:line="240" w:beforeAutospacing="0" w:before="0" w:afterAutospacing="0" w:after="0"/>
        <w:ind w:hanging="360" w:start="1440"/>
        <w:rPr/>
      </w:pPr>
      <w:r>
        <w:rPr/>
        <w:t>zgody na wykorzystanie materiałów promocyjnych związanych z filmem.</w:t>
      </w:r>
      <w:commentRangeEnd w:id="18"/>
      <w:r>
        <w:commentReference w:id="18"/>
      </w:r>
      <w:ins w:id="70" w:author="Joanna Siudak" w:date="2026-06-14T22:32:14Z">
        <w:r>
          <w:rPr/>
        </w:r>
      </w:ins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del w:id="71" w:author="Joanna Siudak" w:date="2026-06-14T22:34:20Z">
        <w:r>
          <w:rPr/>
          <w:delText>Organizator przekaże do FINC również informacje dotyczące nazwy pokazu lub programu, łącznego czasu trwania pokazu oraz grafikę lub plakat konkursu organizowanego w Polsce.</w:delText>
        </w:r>
      </w:del>
      <w:ins w:id="72" w:author="Joanna Siudak" w:date="2026-06-14T22:34:26Z">
        <w:r>
          <w:rPr/>
          <w:commentReference w:id="19"/>
        </w:r>
      </w:ins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Nazwa festiwalu </w:t>
      </w:r>
      <w:del w:id="73" w:author="Joanna Siudak" w:date="2026-06-14T22:35:07Z">
        <w:r>
          <w:rPr/>
          <w:delText>powinna być</w:delText>
        </w:r>
      </w:del>
      <w:ins w:id="74" w:author="Joanna Siudak" w:date="2026-06-14T22:35:07Z">
        <w:r>
          <w:rPr/>
          <w:t>będzie</w:t>
        </w:r>
      </w:ins>
      <w:r>
        <w:rPr/>
        <w:t xml:space="preserve"> używana w regulaminie, materiałach promocyjnych i komunikacji konkursowej w następującym brzmieniu: </w:t>
      </w:r>
      <w:r>
        <w:rPr>
          <w:b/>
          <w:bCs/>
        </w:rPr>
        <w:t>Festival Internacional de Cinema de Baía Formosa – FINC</w:t>
      </w:r>
      <w:r>
        <w:rPr/>
        <w:t>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Oficjalne logo FINC </w:t>
      </w:r>
      <w:del w:id="75" w:author="Joanna Siudak" w:date="2026-06-14T22:35:51Z">
        <w:r>
          <w:rPr/>
          <w:delText>może być</w:delText>
        </w:r>
      </w:del>
      <w:ins w:id="76" w:author="Joanna Siudak" w:date="2026-06-14T22:35:51Z">
        <w:r>
          <w:rPr/>
          <w:t>będzie</w:t>
        </w:r>
      </w:ins>
      <w:r>
        <w:rPr/>
        <w:t xml:space="preserve"> wykorzystywane wyłącznie w zakresie i na zasadach zaakceptowanych przez FINC.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nie ponosi odpowiedzialności za zmiany programu, daty, miejsca, formatu lub zasad organizacji FINC wynikające z decyzji podmiotów trzecich lub okoliczności niezależnych od Organizatora.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W przypadku zmiany terminu, miejsca lub formy organizacji FINC, Organizator może zaproponować inną formę prezentacji Filmów konkursowych albo inną formę realizacji Nagrody, o ile będzie to możliwe.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" w:name="_veymcskrd4xb"/>
      <w:bookmarkEnd w:id="10"/>
      <w:r>
        <w:rPr>
          <w:b/>
          <w:bCs/>
          <w:sz w:val="34"/>
          <w:szCs w:val="34"/>
        </w:rPr>
        <w:t>§ 9. Nagrody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start="720"/>
        <w:rPr/>
      </w:pPr>
      <w:r>
        <w:rPr/>
        <w:t>Nagrodą główną w Konkursie jest: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możliwość prezentacji zwycięskiego Filmu konkursowego podczas </w:t>
      </w:r>
      <w:r>
        <w:rPr>
          <w:b/>
          <w:bCs/>
        </w:rPr>
        <w:t>Festival Internacional de Cinema de Baía Formosa – FINC 2026</w:t>
      </w:r>
      <w:r>
        <w:rPr/>
        <w:t xml:space="preserve"> w Brazylii,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przelot do Brazylii dla Laureata albo przedstawiciela zwycięskiego Zespołu, na zasadach określonych przez Organizatora.</w:t>
      </w:r>
      <w:ins w:id="77" w:author="Joanna Siudak" w:date="2026-06-14T22:37:14Z">
        <w:r>
          <w:rPr/>
          <w:commentReference w:id="20"/>
        </w:r>
      </w:ins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Liczba osób objętych Nagrodą główną w postaci przelotu do Brazylii wynosi maksymalnie </w:t>
      </w:r>
      <w:r>
        <w:rPr>
          <w:b/>
          <w:bCs/>
        </w:rPr>
        <w:t>[DO UZUPEŁNIENIA: np. 1 osoba / 2 osoby / maksymalnie X osób z jednego Zespołu]</w:t>
      </w:r>
      <w:r>
        <w:rPr/>
        <w:t>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może przyznać dodatkowe wyróżnienia, w szczególności możliwość prezentacji wybranych Filmów konkursowych podczas FINC bez przyznania Nagrody w postaci wyjazdu do Brazylii.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Nagroda obejmuje wyłącznie świadczenia wyraźnie wskazane w Regulaminie.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Jeżeli Organizator nie postanowi inaczej, Nagroda nie obejmuje: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kosztów noclegu,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kosztów wyżywienia,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kosztów transportu lokalnego,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kosztów uzyskania paszportu,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kosztów wiz, zezwoleń lub innych dokumentów wymaganych do podróży,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kosztów ubezpieczenia podróżnego,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kosztów opieki nad osobą niepełnoletnią,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wydatków własnych Laureata.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Szczegółowy zakres Nagrody, w tym dokładny termin wyjazdu, lotnisko wylotu i przylotu, zasady rezerwacji biletów oraz ewentualne dodatkowe świadczenia, zostaną określone przez Organizatora po potwierdzeniu organizacyjnych warunków wyjazdu.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Warunkiem realizacji Nagrody związanej z podróżą zagraniczną jest: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posiadanie ważnego dokumentu podróży,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spełnienie warunków wjazdu do Brazylii,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przekazanie Organizatorowi danych niezbędnych do organizacji podróży,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podpisanie wymaganych zgód i oświadczeń,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możliwość odbycia podróży w terminie wskazanym przez Organizatora.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commentRangeStart w:id="21"/>
      <w:r>
        <w:rPr/>
        <w:t>W przypadku osoby niepełnoletniej realizacja Nagrody związanej z podróżą zagraniczną wymaga dodatkowo: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pisemnej zgody przedstawiciela ustawowego lub opiekuna prawnego,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ustalenia zasad opieki podczas podróży,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przekazania dokumentów wymaganych przez Organizatora,</w:t>
      </w:r>
    </w:p>
    <w:p>
      <w:pPr>
        <w:pStyle w:val="normal1"/>
        <w:numPr>
          <w:ilvl w:val="1"/>
          <w:numId w:val="18"/>
        </w:numPr>
        <w:spacing w:lineRule="auto" w:line="240" w:beforeAutospacing="0" w:before="0" w:afterAutospacing="0" w:after="0"/>
        <w:ind w:hanging="360" w:start="1440"/>
        <w:rPr/>
      </w:pPr>
      <w:r>
        <w:rPr/>
        <w:t>spełnienia wymogów dotyczących podróży osoby niepełnoletniej za granicę.</w:t>
      </w:r>
      <w:commentRangeEnd w:id="21"/>
      <w:r>
        <w:commentReference w:id="21"/>
      </w:r>
      <w:ins w:id="78" w:author="Joanna Siudak" w:date="2026-06-14T22:45:06Z">
        <w:r>
          <w:rPr/>
        </w:r>
      </w:ins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W przypadku gdy Laureat nie spełni warunków niezbędnych do realizacji Nagrody, nie przekaże wymaganych danych lub dokumentów albo nie będzie mógł odbyć podróży w wyznaczonym terminie, Organizator może przyznać Nagrodę kolejnemu Uczestnikowi albo Zespołowi wskazanemu przez Jury.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Nagroda nie podlega wymianie na ekwiwalent pieniężny ani na inne świadczenie.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Laureat nie może przenieść prawa do Nagrody na osobę trzecią bez pisemnej zgody Organizatora.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start="720"/>
        <w:rPr>
          <w:ins w:id="80" w:author="Joanna Siudak" w:date="2026-06-15T00:01:34Z"/>
        </w:rPr>
      </w:pPr>
      <w:r>
        <w:rPr/>
        <w:t>W przypadku powstania obowiązków podatkowych związanych z przyznaniem Nagrody, Organizator może zażądać od Laureata przekazania danych niezbędnych do ich prawidłowego rozliczenia.</w:t>
      </w:r>
      <w:ins w:id="79" w:author="Joanna Siudak" w:date="2026-06-15T00:00:47Z">
        <w:r>
          <w:rPr/>
          <w:commentReference w:id="22"/>
        </w:r>
      </w:ins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start="720"/>
        <w:rPr/>
      </w:pPr>
      <w:ins w:id="81" w:author="Joanna Siudak" w:date="2026-06-15T00:01:43Z">
        <w:r>
          <w:rPr/>
          <w:commentReference w:id="23"/>
        </w:r>
      </w:ins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" w:name="_7e6f6w7f48e2"/>
      <w:bookmarkEnd w:id="11"/>
      <w:r>
        <w:rPr>
          <w:b/>
          <w:bCs/>
          <w:sz w:val="34"/>
          <w:szCs w:val="34"/>
        </w:rPr>
        <w:t>§ 10. Weryfikacja zgłoszeń i dyskwalifikacja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/>
        <w:t>Organizator ma prawo zweryfikować każde zgłoszenie pod względem formalnym, technicznym, prawnym i merytorycznym.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Organizator </w:t>
      </w:r>
      <w:commentRangeStart w:id="24"/>
      <w:r>
        <w:rPr/>
        <w:t>może odmówić</w:t>
      </w:r>
      <w:ins w:id="82" w:author="Joanna Siudak" w:date="2026-06-14T22:57:16Z">
        <w:r>
          <w:rPr/>
        </w:r>
      </w:ins>
      <w:commentRangeEnd w:id="24"/>
      <w:r>
        <w:commentReference w:id="24"/>
      </w:r>
      <w:r>
        <w:rPr/>
        <w:t xml:space="preserve"> dopuszczenia zgłoszenia do Konkursu albo zdyskwalifikować Uczestnika lub Zespół, jeżeli: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zgłoszenie zostało przesłane po terminie,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zgłoszenie jest niekompletne,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Film konkursowy nie jest zgodny z tematyką Konkursu,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Film konkursowy narusza Regulamin,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Film konkursowy narusza przepisy prawa,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Film konkursowy narusza prawa osób trzecich,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Film konkursowy zawiera treści niedozwolone,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Uczestnik nie posiada praw do wykorzystanych materiałów,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Uczestnik nie posiada zgód osób widocznych lub słyszalnych w </w:t>
      </w:r>
      <w:ins w:id="83" w:author="Joanna Siudak" w:date="2026-06-14T22:58:01Z">
        <w:r>
          <w:rPr/>
          <w:t>F</w:t>
        </w:r>
      </w:ins>
      <w:del w:id="84" w:author="Joanna Siudak" w:date="2026-06-14T22:58:00Z">
        <w:r>
          <w:rPr/>
          <w:delText>f</w:delText>
        </w:r>
      </w:del>
      <w:r>
        <w:rPr/>
        <w:t>ilmie</w:t>
      </w:r>
      <w:ins w:id="85" w:author="Joanna Siudak" w:date="2026-06-14T22:58:07Z">
        <w:r>
          <w:rPr/>
          <w:t xml:space="preserve"> </w:t>
        </w:r>
      </w:ins>
      <w:ins w:id="86" w:author="Joanna Siudak" w:date="2026-06-14T22:58:07Z">
        <w:r>
          <w:rPr/>
          <w:t>konkursowym</w:t>
        </w:r>
      </w:ins>
      <w:r>
        <w:rPr/>
        <w:t>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Uczestnik podał nieprawdziwe dane,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Uczestnik działał w sposób sprzeczny z dobrymi obyczajami,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Uczestnik naruszył zasady bezpieczeństwa obowiązujące na terenie Wystawy,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Autospacing="0" w:after="0"/>
        <w:ind w:hanging="360" w:start="1440"/>
        <w:rPr/>
      </w:pPr>
      <w:r>
        <w:rPr/>
        <w:t>zgłoszenie mogłoby narazić Organizatora, FINC lub partnerów Konkursu na odpowiedzialność prawną albo wizerunkową.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może zażądać od Uczestnika dodatkowych wyjaśnień, dokumentów, zgód lub oświadczeń potwierdzających zgodność zgłoszenia z Regulaminem.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/>
      </w:pPr>
      <w:r>
        <w:rPr/>
        <w:t>Brak przekazania wymaganych wyjaśnień lub dokumentów w terminie wskazanym przez Organizatora może skutkować odrzuceniem zgłoszenia albo utratą prawa do Nagrody.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gmdio5ns1b40"/>
      <w:bookmarkEnd w:id="12"/>
      <w:r>
        <w:rPr>
          <w:b/>
          <w:bCs/>
          <w:sz w:val="34"/>
          <w:szCs w:val="34"/>
        </w:rPr>
        <w:t>§ 11. Prawa autorskie do Filmów konkursowych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Przesyłając zgłoszenie konkursowe, Uczestnik oświadcza, że: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jest autorem lub współautorem Filmu konkursowego albo posiada prawa niezbędne do zgłoszenia filmu do Konkursu,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Film konkursowy nie narusza praw osób trzecich,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posiada zgody osób, których wizerunek, głos lub inne dobra osobiste zostały utrwalone </w:t>
      </w:r>
      <w:ins w:id="87" w:author="Joanna Siudak" w:date="2026-06-14T22:59:43Z">
        <w:r>
          <w:rPr/>
          <w:t xml:space="preserve">lub wykorzystane </w:t>
        </w:r>
      </w:ins>
      <w:r>
        <w:rPr/>
        <w:t xml:space="preserve">w </w:t>
      </w:r>
      <w:ins w:id="88" w:author="Joanna Siudak" w:date="2026-06-14T22:59:31Z">
        <w:r>
          <w:rPr/>
          <w:t>F</w:t>
        </w:r>
      </w:ins>
      <w:del w:id="89" w:author="Joanna Siudak" w:date="2026-06-14T22:59:30Z">
        <w:r>
          <w:rPr/>
          <w:delText>f</w:delText>
        </w:r>
      </w:del>
      <w:r>
        <w:rPr/>
        <w:t>ilmie</w:t>
      </w:r>
      <w:ins w:id="90" w:author="Joanna Siudak" w:date="2026-06-14T22:59:34Z">
        <w:r>
          <w:rPr/>
          <w:t xml:space="preserve"> </w:t>
        </w:r>
      </w:ins>
      <w:ins w:id="91" w:author="Joanna Siudak" w:date="2026-06-14T22:59:34Z">
        <w:r>
          <w:rPr/>
          <w:t>konkursowym</w:t>
        </w:r>
      </w:ins>
      <w:r>
        <w:rPr/>
        <w:t>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posiada prawa do wszystkich elementów wykorzystanych w </w:t>
      </w:r>
      <w:del w:id="92" w:author="Joanna Siudak" w:date="2026-06-14T22:59:57Z">
        <w:r>
          <w:rPr/>
          <w:delText>f</w:delText>
        </w:r>
      </w:del>
      <w:ins w:id="93" w:author="Joanna Siudak" w:date="2026-06-14T22:59:58Z">
        <w:r>
          <w:rPr/>
          <w:t>F</w:t>
        </w:r>
      </w:ins>
      <w:r>
        <w:rPr/>
        <w:t>ilmie</w:t>
      </w:r>
      <w:ins w:id="94" w:author="Joanna Siudak" w:date="2026-06-14T23:00:01Z">
        <w:r>
          <w:rPr/>
          <w:t xml:space="preserve"> </w:t>
        </w:r>
      </w:ins>
      <w:ins w:id="95" w:author="Joanna Siudak" w:date="2026-06-14T23:00:01Z">
        <w:r>
          <w:rPr/>
          <w:t>konkursowym</w:t>
        </w:r>
      </w:ins>
      <w:r>
        <w:rPr/>
        <w:t>, w tym muzyki, grafik, animacji, efektów dźwiękowych, materiałów stockowych i materiałów wygenerowanych przy użyciu narzędzi sztucznej inteligencji,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Film konkursowy może być publicznie prezentowany i wykorzystywany zgodnie z Regulaminem.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Z chwilą przesłania zgłoszenia konkursowego Uczestnik udziela Organizatorowi </w:t>
      </w:r>
      <w:del w:id="96" w:author="Joanna Siudak" w:date="2026-06-14T23:08:53Z">
        <w:r>
          <w:rPr/>
          <w:delText>nie</w:delText>
        </w:r>
      </w:del>
      <w:r>
        <w:rPr/>
        <w:t xml:space="preserve">wyłącznej, nieodpłatnej, nieograniczonej terytorialnie licencji </w:t>
      </w:r>
      <w:ins w:id="97" w:author="Joanna Siudak" w:date="2026-06-15T00:04:13Z">
        <w:r>
          <w:rPr>
            <w:rFonts w:ascii="Google Sans Text;sans-serif" w:hAnsi="Google Sans Text;sans-serif"/>
            <w:b w:val="false"/>
            <w:bCs w:val="false"/>
          </w:rPr>
          <w:t>z prawem do udzielania dalszych licencji (sublicencji) partnerom Organizatora, w tym FINC</w:t>
        </w:r>
      </w:ins>
      <w:ins w:id="98" w:author="Joanna Siudak" w:date="2026-06-15T00:04:13Z">
        <w:r>
          <w:rPr>
            <w:rFonts w:ascii="Google Sans Text;sans-serif" w:hAnsi="Google Sans Text;sans-serif"/>
            <w:b/>
          </w:rPr>
          <w:t xml:space="preserve"> </w:t>
        </w:r>
      </w:ins>
      <w:r>
        <w:rPr/>
        <w:t>na korzystanie z Filmu konkursowego w celach związanych z: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organizacją Konkursu,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oceną zgłoszeń,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ogłoszeniem wyników,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promocją Konkursu,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promocją Wystawy „Lądowanie na Marsie”,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promocją działalności Organizatora,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prezentacją filmu podczas FINC,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komunikacją medialną, promocyjną i edukacyjną dotyczącą Konkursu.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Licencja obejmuje następujące pola eksploatacji: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utrwalanie i zwielokrotnianie </w:t>
      </w:r>
      <w:ins w:id="99" w:author="Joanna Siudak" w:date="2026-06-14T23:02:58Z">
        <w:r>
          <w:rPr/>
          <w:t>F</w:t>
        </w:r>
      </w:ins>
      <w:del w:id="100" w:author="Joanna Siudak" w:date="2026-06-14T23:02:57Z">
        <w:r>
          <w:rPr/>
          <w:delText>f</w:delText>
        </w:r>
      </w:del>
      <w:r>
        <w:rPr/>
        <w:t xml:space="preserve">ilmu </w:t>
      </w:r>
      <w:ins w:id="101" w:author="Joanna Siudak" w:date="2026-06-14T23:03:06Z">
        <w:r>
          <w:rPr/>
          <w:t xml:space="preserve">konkursowego </w:t>
        </w:r>
      </w:ins>
      <w:r>
        <w:rPr/>
        <w:t>dowolną techniką,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wprowadzanie </w:t>
      </w:r>
      <w:ins w:id="102" w:author="Joanna Siudak" w:date="2026-06-14T23:03:16Z">
        <w:r>
          <w:rPr/>
          <w:t>F</w:t>
        </w:r>
      </w:ins>
      <w:del w:id="103" w:author="Joanna Siudak" w:date="2026-06-14T23:03:15Z">
        <w:r>
          <w:rPr/>
          <w:delText>f</w:delText>
        </w:r>
      </w:del>
      <w:r>
        <w:rPr/>
        <w:t xml:space="preserve">ilmu </w:t>
      </w:r>
      <w:ins w:id="104" w:author="Joanna Siudak" w:date="2026-06-14T23:03:25Z">
        <w:r>
          <w:rPr/>
          <w:t xml:space="preserve">konkursowego </w:t>
        </w:r>
      </w:ins>
      <w:r>
        <w:rPr/>
        <w:t>do pamięci komputera, systemów informatycznych i sieci teleinformatycznych,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publiczne wyświetlanie, odtwarzanie i prezentowanie </w:t>
      </w:r>
      <w:ins w:id="105" w:author="Joanna Siudak" w:date="2026-06-14T23:03:38Z">
        <w:r>
          <w:rPr/>
          <w:t>F</w:t>
        </w:r>
      </w:ins>
      <w:del w:id="106" w:author="Joanna Siudak" w:date="2026-06-14T23:03:37Z">
        <w:r>
          <w:rPr/>
          <w:delText>f</w:delText>
        </w:r>
      </w:del>
      <w:r>
        <w:rPr/>
        <w:t>ilmu</w:t>
      </w:r>
      <w:ins w:id="107" w:author="Joanna Siudak" w:date="2026-06-14T23:03:42Z">
        <w:r>
          <w:rPr/>
          <w:t xml:space="preserve"> </w:t>
        </w:r>
      </w:ins>
      <w:ins w:id="108" w:author="Joanna Siudak" w:date="2026-06-14T23:03:42Z">
        <w:r>
          <w:rPr/>
          <w:t>konkursowego</w:t>
        </w:r>
      </w:ins>
      <w:r>
        <w:rPr/>
        <w:t>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publikację </w:t>
      </w:r>
      <w:del w:id="109" w:author="Joanna Siudak" w:date="2026-06-14T23:04:02Z">
        <w:r>
          <w:rPr/>
          <w:delText>f</w:delText>
        </w:r>
      </w:del>
      <w:ins w:id="110" w:author="Joanna Siudak" w:date="2026-06-14T23:04:03Z">
        <w:r>
          <w:rPr/>
          <w:t>F</w:t>
        </w:r>
      </w:ins>
      <w:r>
        <w:rPr/>
        <w:t>ilmu</w:t>
      </w:r>
      <w:ins w:id="111" w:author="Joanna Siudak" w:date="2026-06-14T23:04:06Z">
        <w:r>
          <w:rPr/>
          <w:t xml:space="preserve"> </w:t>
        </w:r>
      </w:ins>
      <w:ins w:id="112" w:author="Joanna Siudak" w:date="2026-06-14T23:04:06Z">
        <w:r>
          <w:rPr/>
          <w:t>konkursowego</w:t>
        </w:r>
      </w:ins>
      <w:r>
        <w:rPr/>
        <w:t xml:space="preserve"> w Internecie,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publikację </w:t>
      </w:r>
      <w:ins w:id="113" w:author="Joanna Siudak" w:date="2026-06-14T23:04:19Z">
        <w:r>
          <w:rPr/>
          <w:t>F</w:t>
        </w:r>
      </w:ins>
      <w:del w:id="114" w:author="Joanna Siudak" w:date="2026-06-14T23:04:18Z">
        <w:r>
          <w:rPr/>
          <w:delText>f</w:delText>
        </w:r>
      </w:del>
      <w:r>
        <w:rPr/>
        <w:t xml:space="preserve">ilmu </w:t>
      </w:r>
      <w:ins w:id="115" w:author="Joanna Siudak" w:date="2026-06-14T23:04:22Z">
        <w:r>
          <w:rPr/>
          <w:t xml:space="preserve">konkursowego </w:t>
        </w:r>
      </w:ins>
      <w:r>
        <w:rPr/>
        <w:t>na stronie internetowej Organizatora,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publikację </w:t>
      </w:r>
      <w:ins w:id="116" w:author="Joanna Siudak" w:date="2026-06-14T23:04:35Z">
        <w:r>
          <w:rPr/>
          <w:t>F</w:t>
        </w:r>
      </w:ins>
      <w:del w:id="117" w:author="Joanna Siudak" w:date="2026-06-14T23:04:34Z">
        <w:r>
          <w:rPr/>
          <w:delText>f</w:delText>
        </w:r>
      </w:del>
      <w:r>
        <w:rPr/>
        <w:t xml:space="preserve">ilmu </w:t>
      </w:r>
      <w:ins w:id="118" w:author="Joanna Siudak" w:date="2026-06-14T23:04:39Z">
        <w:r>
          <w:rPr/>
          <w:t xml:space="preserve">konkursowego </w:t>
        </w:r>
      </w:ins>
      <w:r>
        <w:rPr/>
        <w:t>w mediach społecznościowych Organizatora,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przekazanie </w:t>
      </w:r>
      <w:del w:id="119" w:author="Joanna Siudak" w:date="2026-06-14T23:04:47Z">
        <w:r>
          <w:rPr/>
          <w:delText>f</w:delText>
        </w:r>
      </w:del>
      <w:ins w:id="120" w:author="Joanna Siudak" w:date="2026-06-14T23:04:48Z">
        <w:r>
          <w:rPr/>
          <w:t>F</w:t>
        </w:r>
      </w:ins>
      <w:r>
        <w:rPr/>
        <w:t xml:space="preserve">ilmu </w:t>
      </w:r>
      <w:ins w:id="121" w:author="Joanna Siudak" w:date="2026-06-14T23:04:54Z">
        <w:r>
          <w:rPr/>
          <w:t xml:space="preserve">konkursowego </w:t>
        </w:r>
      </w:ins>
      <w:r>
        <w:rPr/>
        <w:t>do FINC w celu jego prezentacji</w:t>
      </w:r>
      <w:ins w:id="122" w:author="Joanna Siudak" w:date="2026-06-14T23:05:08Z">
        <w:r>
          <w:rPr/>
          <w:t xml:space="preserve"> </w:t>
        </w:r>
      </w:ins>
      <w:ins w:id="123" w:author="Joanna Siudak" w:date="2026-06-14T23:05:08Z">
        <w:r>
          <w:rPr/>
          <w:t>na festiwalu</w:t>
        </w:r>
      </w:ins>
      <w:r>
        <w:rPr/>
        <w:t>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wykorzystanie fragmentów </w:t>
      </w:r>
      <w:ins w:id="124" w:author="Joanna Siudak" w:date="2026-06-14T23:08:08Z">
        <w:r>
          <w:rPr/>
          <w:t>F</w:t>
        </w:r>
      </w:ins>
      <w:del w:id="125" w:author="Joanna Siudak" w:date="2026-06-14T23:08:07Z">
        <w:r>
          <w:rPr/>
          <w:delText>f</w:delText>
        </w:r>
      </w:del>
      <w:r>
        <w:rPr/>
        <w:t xml:space="preserve">ilmu </w:t>
      </w:r>
      <w:ins w:id="126" w:author="Joanna Siudak" w:date="2026-06-14T23:08:12Z">
        <w:r>
          <w:rPr/>
          <w:t xml:space="preserve">konkursowego </w:t>
        </w:r>
      </w:ins>
      <w:r>
        <w:rPr/>
        <w:t>w materiałach promocyjnych,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wykorzystanie filmu lub jego fragmentów w materiałach prasowych, reklamowych, edukacyjnych i informacyjnych,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/>
      </w:pPr>
      <w:r>
        <w:rPr/>
        <w:t>wykonanie technicznych opracowań filmu, takich jak skrócenie, kompresja, dodanie napisów, plansz, logotypów, tłumaczeń lub dostosowanie do wymogów technicznych emisji.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Licencja zostaje udzielona na czas </w:t>
      </w:r>
      <w:r>
        <w:rPr>
          <w:b/>
          <w:bCs/>
        </w:rPr>
        <w:t>[DO UZUPEŁNIENIA: np. 5 lat / czas nieoznaczony]</w:t>
      </w:r>
      <w:r>
        <w:rPr/>
        <w:t>.</w:t>
      </w:r>
      <w:ins w:id="127" w:author="Joanna Siudak" w:date="2026-06-14T23:28:20Z">
        <w:r>
          <w:rPr/>
          <w:commentReference w:id="25"/>
        </w:r>
      </w:ins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Uczestnik wyraża zgodę na oznaczenie go jako autora </w:t>
      </w:r>
      <w:ins w:id="128" w:author="Joanna Siudak" w:date="2026-06-14T23:28:51Z">
        <w:r>
          <w:rPr/>
          <w:t>F</w:t>
        </w:r>
      </w:ins>
      <w:del w:id="129" w:author="Joanna Siudak" w:date="2026-06-14T23:28:50Z">
        <w:r>
          <w:rPr/>
          <w:delText>f</w:delText>
        </w:r>
      </w:del>
      <w:r>
        <w:rPr/>
        <w:t>ilmu</w:t>
      </w:r>
      <w:ins w:id="130" w:author="Joanna Siudak" w:date="2026-06-14T23:29:00Z">
        <w:r>
          <w:rPr/>
          <w:t xml:space="preserve"> </w:t>
        </w:r>
      </w:ins>
      <w:ins w:id="131" w:author="Joanna Siudak" w:date="2026-06-14T23:29:00Z">
        <w:r>
          <w:rPr/>
          <w:t>konkursowego</w:t>
        </w:r>
      </w:ins>
      <w:r>
        <w:rPr/>
        <w:t xml:space="preserve"> poprzez podanie imienia i nazwiska, nazwy Zespołu lub innego oznaczenia wskazanego w zgłoszeniu.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Uczestnik zobowiązuje się nie wykonywać autorskich praw osobistych w sposób uniemożliwiający Organizatorowi korzystanie z Filmu konkursowego zgodnie z Regulaminem.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W przypadku zgłoszenia zespołowego</w:t>
      </w:r>
      <w:ins w:id="132" w:author="Joanna Siudak" w:date="2026-06-14T23:30:17Z">
        <w:r>
          <w:rPr/>
          <w:t>,</w:t>
        </w:r>
      </w:ins>
      <w:r>
        <w:rPr/>
        <w:t xml:space="preserve"> osoba dokonująca zgłoszenia oświadcza, że posiada zgodę wszystkich współautorów filmu na zgłoszenie filmu do Konkursu oraz udzielenie licencji zgodnie z niniejszym Regulaminem.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Organizator ma prawo przekazać Film konkursowy oraz materiały towarzyszące do FINC w zakresie niezbędnym do przygotowania, promocji i realizacji pokazu podczas festiwalu.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" w:name="_vivzeuox8qcp"/>
      <w:bookmarkEnd w:id="13"/>
      <w:r>
        <w:rPr>
          <w:b/>
          <w:bCs/>
          <w:sz w:val="34"/>
          <w:szCs w:val="34"/>
        </w:rPr>
        <w:t>§ 12. Wizerunek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/>
        <w:t>Przesyłając zgłoszenie konkursowe, Uczestnik oświadcza, że posiada zgody wszystkich osób widocznych lub słyszalnych w Filmie konkursowym na wykorzystanie i rozpowszechnianie ich wizerunku oraz głosu w zakresie niezbędnym do realizacji Konkursu.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>Zgoda na wykorzystanie wizerunku obejmuje w szczególności: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ocenę zgłoszenia przez Jury,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publikację </w:t>
      </w:r>
      <w:ins w:id="133" w:author="Joanna Siudak" w:date="2026-06-14T23:39:39Z">
        <w:r>
          <w:rPr/>
          <w:t>F</w:t>
        </w:r>
      </w:ins>
      <w:del w:id="134" w:author="Joanna Siudak" w:date="2026-06-14T23:39:38Z">
        <w:r>
          <w:rPr/>
          <w:delText>f</w:delText>
        </w:r>
      </w:del>
      <w:r>
        <w:rPr/>
        <w:t xml:space="preserve">ilmu </w:t>
      </w:r>
      <w:ins w:id="135" w:author="Joanna Siudak" w:date="2026-06-14T23:39:46Z">
        <w:r>
          <w:rPr/>
          <w:t xml:space="preserve">konkursowego </w:t>
        </w:r>
      </w:ins>
      <w:r>
        <w:rPr/>
        <w:t>lub jego fragmentów w kanałach Organizatora,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promocję Konkursu,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>promocję Wystawy „Lądowanie na Marsie”,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prezentację </w:t>
      </w:r>
      <w:ins w:id="136" w:author="Joanna Siudak" w:date="2026-06-14T23:40:00Z">
        <w:r>
          <w:rPr/>
          <w:t>F</w:t>
        </w:r>
      </w:ins>
      <w:del w:id="137" w:author="Joanna Siudak" w:date="2026-06-14T23:39:59Z">
        <w:r>
          <w:rPr/>
          <w:delText>f</w:delText>
        </w:r>
      </w:del>
      <w:r>
        <w:rPr/>
        <w:t xml:space="preserve">ilmu </w:t>
      </w:r>
      <w:ins w:id="138" w:author="Joanna Siudak" w:date="2026-06-14T23:40:04Z">
        <w:r>
          <w:rPr/>
          <w:t xml:space="preserve">konkursowego </w:t>
        </w:r>
      </w:ins>
      <w:r>
        <w:rPr/>
        <w:t>podczas FINC,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start="1440"/>
        <w:rPr/>
      </w:pPr>
      <w:r>
        <w:rPr/>
        <w:t xml:space="preserve">wykorzystanie </w:t>
      </w:r>
      <w:ins w:id="139" w:author="Joanna Siudak" w:date="2026-06-14T23:40:15Z">
        <w:r>
          <w:rPr/>
          <w:t>F</w:t>
        </w:r>
      </w:ins>
      <w:del w:id="140" w:author="Joanna Siudak" w:date="2026-06-14T23:40:15Z">
        <w:r>
          <w:rPr/>
          <w:delText>f</w:delText>
        </w:r>
      </w:del>
      <w:r>
        <w:rPr/>
        <w:t>ilmu</w:t>
      </w:r>
      <w:ins w:id="141" w:author="Joanna Siudak" w:date="2026-06-14T23:40:22Z">
        <w:r>
          <w:rPr/>
          <w:t xml:space="preserve"> </w:t>
        </w:r>
      </w:ins>
      <w:ins w:id="142" w:author="Joanna Siudak" w:date="2026-06-14T23:40:22Z">
        <w:r>
          <w:rPr/>
          <w:t>konkursowego</w:t>
        </w:r>
      </w:ins>
      <w:r>
        <w:rPr/>
        <w:t xml:space="preserve"> w materiałach informacyjnych, promocyjnych, edukacyjnych i prasowych.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W przypadku osób niepełnoletnich zgodę na wykorzystanie wizerunku </w:t>
      </w:r>
      <w:ins w:id="143" w:author="Joanna Siudak" w:date="2026-06-14T23:41:12Z">
        <w:r>
          <w:rPr/>
          <w:t xml:space="preserve">lub głosu </w:t>
        </w:r>
      </w:ins>
      <w:r>
        <w:rPr/>
        <w:t>musi wyrazić przedstawiciel ustawowy lub opiekun prawny</w:t>
      </w:r>
      <w:ins w:id="144" w:author="Joanna Siudak" w:date="2026-06-14T23:41:58Z">
        <w:r>
          <w:rPr/>
          <w:t xml:space="preserve"> </w:t>
        </w:r>
      </w:ins>
      <w:ins w:id="145" w:author="Joanna Siudak" w:date="2026-06-14T23:41:58Z">
        <w:r>
          <w:rPr/>
          <w:t>tej osoby</w:t>
        </w:r>
      </w:ins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/>
        <w:t xml:space="preserve">Organizator może zażądać przedstawienia pisemnych zgód na wykorzystanie wizerunku </w:t>
      </w:r>
      <w:ins w:id="146" w:author="Joanna Siudak" w:date="2026-06-14T23:42:13Z">
        <w:r>
          <w:rPr/>
          <w:t xml:space="preserve">lub głosu </w:t>
        </w:r>
      </w:ins>
      <w:r>
        <w:rPr/>
        <w:t xml:space="preserve">przed dopuszczeniem zgłoszenia do Konkursu, przed ogłoszeniem wyników, przed przekazaniem </w:t>
      </w:r>
      <w:del w:id="147" w:author="Joanna Siudak" w:date="2026-06-14T23:42:35Z">
        <w:r>
          <w:rPr/>
          <w:delText>f</w:delText>
        </w:r>
      </w:del>
      <w:ins w:id="148" w:author="Joanna Siudak" w:date="2026-06-14T23:42:36Z">
        <w:r>
          <w:rPr/>
          <w:t>F</w:t>
        </w:r>
      </w:ins>
      <w:r>
        <w:rPr/>
        <w:t xml:space="preserve">ilmu </w:t>
      </w:r>
      <w:ins w:id="149" w:author="Joanna Siudak" w:date="2026-06-14T23:42:39Z">
        <w:r>
          <w:rPr/>
          <w:t xml:space="preserve">konkursowego </w:t>
        </w:r>
      </w:ins>
      <w:r>
        <w:rPr/>
        <w:t xml:space="preserve">do FINC albo przed prezentacją </w:t>
      </w:r>
      <w:ins w:id="150" w:author="Joanna Siudak" w:date="2026-06-14T23:42:48Z">
        <w:r>
          <w:rPr/>
          <w:t>F</w:t>
        </w:r>
      </w:ins>
      <w:del w:id="151" w:author="Joanna Siudak" w:date="2026-06-14T23:42:47Z">
        <w:r>
          <w:rPr/>
          <w:delText>f</w:delText>
        </w:r>
      </w:del>
      <w:r>
        <w:rPr/>
        <w:t>ilmu</w:t>
      </w:r>
      <w:ins w:id="152" w:author="Joanna Siudak" w:date="2026-06-14T23:43:04Z">
        <w:r>
          <w:rPr/>
          <w:t xml:space="preserve"> </w:t>
        </w:r>
      </w:ins>
      <w:ins w:id="153" w:author="Joanna Siudak" w:date="2026-06-14T23:43:04Z">
        <w:r>
          <w:rPr/>
          <w:t>Konkursowego</w:t>
        </w:r>
      </w:ins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" w:name="_nofmfg9zchoa"/>
      <w:bookmarkEnd w:id="14"/>
      <w:r>
        <w:rPr>
          <w:b/>
          <w:bCs/>
          <w:sz w:val="34"/>
          <w:szCs w:val="34"/>
        </w:rPr>
        <w:t>§ 13. Dane osobowe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Administratorem danych osobowych Uczestników jest Organizator.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Dane osobowe Uczestników będą przetwarzane w celu: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organizacji Konkursu,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przyjmowania i weryfikacji zgłoszeń,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kontaktu z Uczestnikami,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wyłonienia Laureatów,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ogłoszenia wyników,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przekazania i realizacji Nagród,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organizacji ewentualnej podróży zagranicznej,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przekazania wybranych Filmów konkursowych do FINC,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rozpatrywania reklamacji,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dochodzenia lub obrony przed ewentualnymi roszczeniami,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realizacji obowiązków prawnych ciążących na Organizatorze.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Zakres przetwarzanych danych może obejmować w szczególności: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imię i nazwisko,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adres e-mail,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numer telefonu,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dane członków Zespołu,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wiek lub datę urodzenia, jeżeli jest to niezbędne do weryfikacji udziału osoby niepełnoletniej,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dane przedstawiciela ustawowego lub opiekuna prawnego,</w:t>
      </w:r>
      <w:ins w:id="154" w:author="Joanna Siudak" w:date="2026-06-14T23:44:03Z">
        <w:r>
          <w:rPr/>
          <w:commentReference w:id="26"/>
        </w:r>
      </w:ins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dane niezbędne do realizacji Nagrody,</w:t>
      </w:r>
      <w:ins w:id="155" w:author="Joanna Siudak" w:date="2026-06-14T23:44:17Z">
        <w:r>
          <w:rPr/>
          <w:commentReference w:id="27"/>
        </w:r>
      </w:ins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dane niezbędne do organizacji podróży,</w:t>
      </w:r>
      <w:ins w:id="156" w:author="Joanna Siudak" w:date="2026-06-14T23:44:26Z">
        <w:r>
          <w:rPr/>
          <w:commentReference w:id="28"/>
        </w:r>
      </w:ins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wizerunek i głos utrwalone w Filmie konkursowym,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/>
        <w:t>dane niezbędne do rozliczeń podatkowych, jeżeli będą wymagane.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Szczegółowe zasady przetwarzania danych osobowych określa odrębna klauzula informacyjna RODO dotycząca Konkursu.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Uczestnikowi przysługuje prawo dostępu do swoich danych, ich sprostowania, ograniczenia przetwarzania, usunięcia danych, wniesienia sprzeciwu, przenoszenia danych oraz wniesienia skargi do właściwego organu nadzorczego, na zasadach określonych w przepisach prawa.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Podanie danych osobowych jest dobrowolne, ale niezbędne do udziału w Konkursie, oceny zgłoszenia, kontaktu z Uczestnikiem oraz wydania Nagrody.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" w:name="_snzxrje1wizl"/>
      <w:bookmarkEnd w:id="15"/>
      <w:r>
        <w:rPr>
          <w:b/>
          <w:bCs/>
          <w:sz w:val="34"/>
          <w:szCs w:val="34"/>
        </w:rPr>
        <w:t>§ 14. Reklamacje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/>
        <w:t xml:space="preserve">Reklamacje dotyczące Konkursu można składać drogą elektroniczną na adres: </w:t>
      </w:r>
      <w:r>
        <w:rPr>
          <w:b/>
          <w:bCs/>
        </w:rPr>
        <w:t>rezerwacje@alverniaplanet.com</w:t>
      </w:r>
      <w:r>
        <w:rPr/>
        <w:t xml:space="preserve">, wpisując w tytule wiadomości: </w:t>
      </w:r>
      <w:r>
        <w:rPr>
          <w:b/>
          <w:bCs/>
        </w:rPr>
        <w:t>„Reklamacja – Konkurs Lądowanie na Marsie”</w:t>
      </w:r>
      <w:r>
        <w:rPr/>
        <w:t>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Reklamacje można składać w terminie 14 dni od dnia ogłoszenia wyników Konkursu.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Reklamacja powinna zawierać: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start="1440"/>
        <w:rPr/>
      </w:pPr>
      <w:r>
        <w:rPr/>
        <w:t>imię i nazwisko osoby składającej reklamację,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start="1440"/>
        <w:rPr/>
      </w:pPr>
      <w:r>
        <w:rPr/>
        <w:t>adres e-mail do kontaktu,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start="1440"/>
        <w:rPr/>
      </w:pPr>
      <w:r>
        <w:rPr/>
        <w:t>opis sprawy,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start="1440"/>
        <w:rPr/>
      </w:pPr>
      <w:r>
        <w:rPr/>
        <w:t>uzasadnienie reklamacji,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start="1440"/>
        <w:rPr/>
      </w:pPr>
      <w:r>
        <w:rPr/>
        <w:t>oczekiwany sposób rozstrzygnięcia sprawy.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/>
      </w:pPr>
      <w:r>
        <w:rPr/>
        <w:t>Reklamacje będą rozpatrywane przez Organizatora w terminie 14 dni od dnia ich otrzymania.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start="720"/>
        <w:rPr/>
      </w:pPr>
      <w:r>
        <w:rPr/>
        <w:t>Organizator poinformuje osobę składającą reklamację o sposobie jej rozpatrzenia drogą elektroniczną.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" w:name="_2iqm1hdams62"/>
      <w:bookmarkEnd w:id="16"/>
      <w:r>
        <w:rPr>
          <w:b/>
          <w:bCs/>
          <w:sz w:val="34"/>
          <w:szCs w:val="34"/>
        </w:rPr>
        <w:t>§ 15. Odpowiedzialność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Uczestnik ponosi pełną odpowiedzialność za treść zgłoszonego Filmu konkursowego oraz za ewentualne naruszenie praw osób trzecich.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Uczestnik zobowiązuje się zwolnić Organizatora z odpowiedzialności w przypadku zgłoszenia wobec Organizatora roszczeń związanych z naruszeniem praw autorskich, praw do wizerunku, dóbr osobistych lub innych praw osób trzecich w związku ze zgłoszonym Filmem konkursowym.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nie ponosi odpowiedzialności za: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/>
        <w:t>nieprawdziwe dane podane przez Uczestnika,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/>
        <w:t>brak możliwości kontaktu z Uczestnikiem z przyczyn leżących po stronie Uczestnika,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/>
        <w:t>brak możliwości realizacji Nagrody z powodu niespełnienia przez Laureata wymogów formalnych,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/>
        <w:t>zmianę terminu, programu lub miejsca FINC z przyczyn niezależnych od Organizatora,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start="1440"/>
        <w:rPr/>
      </w:pPr>
      <w:r>
        <w:rPr/>
        <w:t>problemy techniczne uniemożliwiające przesłanie zgłoszenia, jeżeli nie wynikają one z winy Organizatora,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start="1440"/>
        <w:rPr/>
      </w:pPr>
      <w:r>
        <w:rPr/>
        <w:t>brak zgód lub praw do materiałów wykorzystanych przez Uczestnika w Filmie konkursowym.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" w:name="_gc6sjcohk9yl"/>
      <w:bookmarkEnd w:id="17"/>
      <w:r>
        <w:rPr>
          <w:b/>
          <w:bCs/>
          <w:sz w:val="34"/>
          <w:szCs w:val="34"/>
        </w:rPr>
        <w:t>§ 16. Postanowienia końcowe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/>
      </w:pPr>
      <w:r>
        <w:rPr/>
        <w:t>Regulamin jest dostępny na stronie internetowej Organizatora oraz w kanałach komunikacji dotyczących Konkursu.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Organizator zastrzega sobie prawo do zmiany Regulaminu z ważnych przyczyn, o ile zmiany te nie naruszą praw nabytych Uczestników.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Ważnymi przyczynami zmiany Regulaminu mogą być w szczególności:</w:t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zmiana terminu lub formy organizacji FINC,</w:t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zmiana wymogów technicznych dotyczących Filmów konkursowych,</w:t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zmiana przepisów prawa,</w:t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konieczność doprecyzowania zasad udziału,</w:t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względy bezpieczeństwa,</w:t>
      </w:r>
    </w:p>
    <w:p>
      <w:pPr>
        <w:pStyle w:val="normal1"/>
        <w:numPr>
          <w:ilvl w:val="1"/>
          <w:numId w:val="11"/>
        </w:numPr>
        <w:spacing w:lineRule="auto" w:line="240" w:beforeAutospacing="0" w:before="0" w:afterAutospacing="0" w:after="0"/>
        <w:ind w:hanging="360" w:start="1440"/>
        <w:rPr/>
      </w:pPr>
      <w:r>
        <w:rPr/>
        <w:t>okoliczności niezależne od Organizatora.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/>
        <w:t>W sprawach nieuregulowanych niniejszym Regulaminem stosuje się przepisy prawa polskiego.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start="720"/>
        <w:rPr/>
      </w:pPr>
      <w:r>
        <w:rPr/>
        <w:t>Regulamin wchodzi w życie z dniem (...)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oanna Siudak" w:date="2026-06-14T21:10:38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Pytanie czy FINC jest podmiotem i organizuje festiwal pod tą samą nazwą, a tym samym festiwal (FINC) jest partnerem, czy podmiot organizujący festiwal (FINC) ?</w:t>
      </w:r>
    </w:p>
  </w:comment>
  <w:comment w:id="1" w:author="Joanna Siudak" w:date="2026-06-14T21:15:33Z" w:initials="JS">
    <w:p>
      <w:pPr>
        <w:overflowPunct w:val="false"/>
        <w:spacing w:before="56" w:after="0" w:lineRule="auto" w:line="240"/>
        <w:ind w:start="57" w:end="57" w:hanging="0"/>
        <w:rPr/>
      </w:pPr>
      <w:r>
        <w:annotationRef/>
      </w:r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To nie jest precyzyjne określenie, bo niektórzy mogą rozumieć tydzień jako tydzień kalendarzowy pn-nd, a inni, jako 7 dni następujących po sobie.</w:t>
      </w:r>
    </w:p>
    <w:p>
      <w:pPr>
        <w:overflowPunct w:val="false"/>
        <w:spacing w:before="56" w:after="0" w:lineRule="auto" w:line="240"/>
        <w:ind w:start="57" w:end="57" w:hanging="0"/>
        <w:rPr/>
      </w:pPr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Jeżeli konkurs trwa do 30.09. to może zostawić tylko datę końcową rozstrzygnięcia?</w:t>
      </w:r>
    </w:p>
  </w:comment>
  <w:comment w:id="2" w:author="Joanna Siudak" w:date="2026-06-14T21:24:54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 xml:space="preserve">Wszystkie, czy np. tylko te, które ukończyły 13 lat (posiadające ograniczoną zdolność do czynności prawnych ? </w:t>
      </w:r>
      <w:r>
        <w:rPr>
          <w:rFonts w:ascii="Google Sans Text;sans-serif" w:hAnsi="Google Sans Text;sans-serif" w:eastAsia="Google Sans Text;sans-serif" w:cs="Google Sans Text;sans-serif"/>
          <w:color w:val="auto"/>
          <w:sz w:val="20"/>
          <w:szCs w:val="20"/>
          <w:lang w:eastAsia="en-US" w:val="en-US" w:bidi="en-US"/>
        </w:rPr>
        <w:t>Jeżeli dopuszczacie dzieci np. 7-letnie, logistyka wyjazdu do Brazylii staje się ekstremalnie trudna. Warto doprecyzować minimalny wiek uczestnika.</w:t>
      </w:r>
    </w:p>
  </w:comment>
  <w:comment w:id="3" w:author="Joanna Siudak" w:date="2026-06-14T21:30:09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Spomiędzy swojego grona, czy to może być osoba zupełnie „z zewnątrz”? Np. dorosła osoba reprezentująca grupkę osób niepełnoletnich ?</w:t>
      </w:r>
    </w:p>
  </w:comment>
  <w:comment w:id="4" w:author="Joanna Siudak" w:date="2026-06-14T21:33:47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A co z wyróżnieniem, może otrzymać 1 nagrodę główną i kilka wyróżnień ?</w:t>
      </w:r>
    </w:p>
  </w:comment>
  <w:comment w:id="5" w:author="Joanna Siudak" w:date="2026-06-14T21:34:42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 to są jeszcze inne osoby niż pozostałe osoby ?</w:t>
      </w:r>
    </w:p>
  </w:comment>
  <w:comment w:id="6" w:author="Joanna Siudak" w:date="2026-06-14T21:38:32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Czyli ? Kryterium powinno być jasne i zrozumiałe</w:t>
      </w:r>
    </w:p>
  </w:comment>
  <w:comment w:id="7" w:author="Joanna Siudak" w:date="2026-06-14T21:39:15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Wszystkich, 1 osoby/Zespołu ? Około 20 min ? Czyli czy 16 lub np. 27 min jest około 20?</w:t>
      </w:r>
    </w:p>
  </w:comment>
  <w:comment w:id="8" w:author="Joanna Siudak" w:date="2026-06-14T21:42:05Z" w:initials="JS">
    <w:p>
      <w:pPr>
        <w:overflowPunct w:val="false"/>
        <w:spacing w:before="238" w:after="198" w:lineRule="auto" w:line="240"/>
        <w:rPr/>
      </w:pPr>
      <w:r>
        <w:annotationRef/>
      </w:r>
      <w:r>
        <w:rPr>
          <w:rFonts w:ascii="Liberation Serif" w:hAnsi="Liberation Serif" w:eastAsia="Segoe UI" w:cs="Tahoma"/>
          <w:sz w:val="20"/>
          <w:szCs w:val="20"/>
          <w:lang w:eastAsia="en-US" w:val="en-US" w:bidi="en-US"/>
        </w:rPr>
        <w:t xml:space="preserve">A nie „charakteryzatornia” ? :-) </w:t>
      </w:r>
    </w:p>
  </w:comment>
  <w:comment w:id="9" w:author="Joanna Siudak" w:date="2026-06-14T21:43:09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 xml:space="preserve">Czy uczestnik może też być zgłoszony do konkursu jako członek Jakiegoś zespołu lub kilku zespołów ? </w:t>
      </w:r>
    </w:p>
  </w:comment>
  <w:comment w:id="10" w:author="Joanna Siudak" w:date="2026-06-14T21:50:17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Gdzie i kiedy Organizator będzie wskazywał kanał do przesyłania Filmu konkursowego?</w:t>
      </w:r>
    </w:p>
  </w:comment>
  <w:comment w:id="11" w:author="Joanna Siudak" w:date="2026-06-14T21:52:21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Czyli jakiś inny też może być ? Sugerowałabym wpisanie konkretnych formatów plików, jakie będą akceptowane.</w:t>
      </w:r>
    </w:p>
  </w:comment>
  <w:comment w:id="12" w:author="Joanna Siudak" w:date="2026-06-14T21:53:46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Będzie jeszcze jakaś osobna? Może lepiej to zamieścić od razu w 1 dokumencie ?</w:t>
      </w:r>
    </w:p>
  </w:comment>
  <w:comment w:id="13" w:author="Joanna Siudak" w:date="2026-06-14T21:55:12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Zastanawiam się czy to ma sens. Jeżeli wymogi są określone, to już Uczestnik bierze odpowiedzialność za dostarczenie Filmu konkursowego zgodnie z ustalonymi parametrami. Aby nie było zarzutu, że jednym się pomogło, a innym nie ...</w:t>
      </w:r>
    </w:p>
  </w:comment>
  <w:comment w:id="14" w:author="Joanna Siudak" w:date="2026-06-14T22:19:48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Dobrze byłoby wpisać co wchodzi w to kryterium z § 7 pkt 5, gdyż ust. 5 =/= 6</w:t>
      </w:r>
    </w:p>
  </w:comment>
  <w:comment w:id="15" w:author="Joanna Siudak" w:date="2026-06-14T22:22:39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Zapis, który może wprowadzić dużo zamieszania i kontrowersji. Całkowita dowolność, i brak. Może wykreślić, bo jakie ma uzasadnienie?</w:t>
      </w:r>
    </w:p>
  </w:comment>
  <w:comment w:id="16" w:author="Joanna Siudak" w:date="2026-06-14T22:26:31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Uczestnik powinien konkretnie wiedzieć gdzie szukać informacji o wynikach Konkursu</w:t>
      </w:r>
    </w:p>
  </w:comment>
  <w:comment w:id="17" w:author="Joanna Siudak" w:date="2026-06-14T22:26:11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Czyli ? NP. ? Nie wystarczą w/w ?</w:t>
      </w:r>
    </w:p>
  </w:comment>
  <w:comment w:id="18" w:author="Joanna Siudak" w:date="2026-06-14T22:32:14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 nie lepiej te zgody uzyskać już na etapie zgłaszania (..”na wypadek zwygrania/wyróżnienia”, aby potem nie szukać twórców), lub co w przypadku, gdy wygrają a nie wyrażą zgody?</w:t>
      </w:r>
    </w:p>
  </w:comment>
  <w:comment w:id="19" w:author="Joanna Siudak" w:date="2026-06-14T22:34:26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De facto powtórzenie punktu wcześniejszego</w:t>
      </w:r>
    </w:p>
  </w:comment>
  <w:comment w:id="20" w:author="Joanna Siudak" w:date="2026-06-14T22:37:14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 xml:space="preserve">Tylko dla 1 osoby? Czy z 1 towarzyszącą. Z uwagi na: daleka podróż – uczestnik może nie będzie chciał lecieć sam; przedstawiciel poleci – a członkowie zespołu zostaną z poczuciem …? Może niech zespół jednomyślnie, na piśmie wskaże kto ma polecieć (niezależnie od osoby reprezentującej)? Poza tym, </w:t>
      </w:r>
    </w:p>
  </w:comment>
  <w:comment w:id="21" w:author="Joanna Siudak" w:date="2026-06-14T22:45:06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Dlatego zasadnym byłyby 2 przeloty, zwłaszcza w przypadku osób niepełnoletnich ...</w:t>
      </w:r>
    </w:p>
  </w:comment>
  <w:comment w:id="22" w:author="Joanna Siudak" w:date="2026-06-15T00:00:47Z" w:initials="JS">
    <w:p>
      <w:pPr>
        <w:overflowPunct w:val="false"/>
        <w:autoSpaceDE w:val="false"/>
        <w:bidi w:val="0"/>
        <w:spacing w:before="0" w:after="140" w:lineRule="auto" w:line="274"/>
        <w:ind w:start="0" w:end="0" w:hanging="0"/>
        <w:jc w:val="start"/>
        <w:rPr/>
      </w:pPr>
      <w:r>
        <w:annotationRef/>
      </w:r>
      <w:r>
        <w:rPr>
          <w:rFonts w:ascii="Google Sans Text;sans-serif" w:hAnsi="Google Sans Text;sans-serif" w:eastAsia="Google Sans Text;sans-serif" w:cs="Google Sans Text;sans-serif"/>
          <w:color w:val="auto"/>
          <w:sz w:val="20"/>
          <w:szCs w:val="20"/>
          <w:lang w:val="en-US" w:eastAsia="en-US" w:bidi="en-US"/>
        </w:rPr>
        <w:t>w polskim prawie to na Organizatorze (jako płatniku) ciąży obowiązek pobrania 10% zryczałtowanego podatku dochodowego od nagród (jeśli wartość nagrody przekracza 2000 zł, a wyjazd do Brazylii na pewno przekroczy).</w:t>
      </w:r>
    </w:p>
  </w:comment>
  <w:comment w:id="23" w:author="Joanna Siudak" w:date="2026-06-15T00:01:43Z" w:initials="JS">
    <w:p>
      <w:pPr>
        <w:overflowPunct w:val="false"/>
        <w:autoSpaceDE w:val="false"/>
        <w:bidi w:val="0"/>
        <w:spacing w:before="0" w:after="283" w:lineRule="auto" w:line="274"/>
        <w:ind w:start="567" w:end="567" w:hanging="0"/>
        <w:jc w:val="start"/>
        <w:rPr/>
      </w:pPr>
      <w:r>
        <w:annotationRef/>
      </w:r>
      <w:r>
        <w:rPr>
          <w:rFonts w:ascii="Google Sans Text;sans-serif" w:hAnsi="Google Sans Text;sans-serif" w:eastAsia="Google Sans Text;sans-serif" w:cs="Google Sans Text;sans-serif"/>
          <w:color w:val="auto"/>
          <w:sz w:val="20"/>
          <w:szCs w:val="20"/>
          <w:lang w:val="en-US" w:eastAsia="en-US" w:bidi="en-US"/>
        </w:rPr>
        <w:t xml:space="preserve">Tutaj powinien też znaleźć się zapis o tzw. </w:t>
      </w:r>
      <w:r>
        <w:rPr>
          <w:rFonts w:ascii="Google Sans Text;sans-serif" w:hAnsi="Google Sans Text;sans-serif" w:eastAsia="Google Sans Text;sans-serif" w:cs="Google Sans Text;sans-serif"/>
          <w:b/>
          <w:bCs/>
          <w:color w:val="auto"/>
          <w:sz w:val="20"/>
          <w:szCs w:val="20"/>
          <w:lang w:val="en-US" w:eastAsia="en-US" w:bidi="en-US"/>
        </w:rPr>
        <w:t>"Ufundowaniu nagrody dodatkowej"</w:t>
      </w:r>
      <w:r>
        <w:rPr>
          <w:rFonts w:ascii="Google Sans Text;sans-serif" w:hAnsi="Google Sans Text;sans-serif" w:eastAsia="Google Sans Text;sans-serif" w:cs="Google Sans Text;sans-serif"/>
          <w:color w:val="auto"/>
          <w:sz w:val="20"/>
          <w:szCs w:val="20"/>
          <w:lang w:val="en-US" w:eastAsia="en-US" w:bidi="en-US"/>
        </w:rPr>
        <w:t>. Organizator powinien dodać do nagrody głównej nagrodę pieniężną w wysokości równej wartości podatku dochodowego (11,11% wartości nagrody rzeczowej) i od razu potrącić ją na rzecz urzędu skarbowego. W innym wypadku Laureat będzie musiał przelać Wam gotówkę na podatek przed odbiorem biletu.</w:t>
      </w:r>
    </w:p>
  </w:comment>
  <w:comment w:id="24" w:author="Joanna Siudak" w:date="2026-06-14T22:57:16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 odmówi ?</w:t>
      </w:r>
    </w:p>
  </w:comment>
  <w:comment w:id="25" w:author="Joanna Siudak" w:date="2026-06-14T23:28:20Z" w:initials="JS">
    <w:p>
      <w:pPr>
        <w:overflowPunct w:val="false"/>
        <w:autoSpaceDE w:val="false"/>
        <w:bidi w:val="0"/>
        <w:spacing w:before="0" w:after="0" w:lineRule="auto" w:line="240"/>
        <w:jc w:val="start"/>
        <w:rPr/>
      </w:pPr>
      <w:r>
        <w:annotationRef/>
      </w: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Są trzy podstawowe sytuacje dot. wygaśnięcia i wypowiedzenia umowy licencyjnej:</w:t>
      </w:r>
    </w:p>
    <w:p>
      <w:pPr>
        <w:overflowPunct w:val="false"/>
        <w:autoSpaceDE w:val="false"/>
        <w:bidi w:val="0"/>
        <w:spacing w:before="0" w:after="0" w:lineRule="auto" w:line="240"/>
        <w:ind w:start="0" w:end="0" w:hanging="0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1. Umowa na czas oznaczony do 5 lat</w:t>
      </w:r>
    </w:p>
    <w:p>
      <w:pPr>
        <w:tabs>
          <w:tab w:val="left" w:pos="709" w:leader="none"/>
        </w:tabs>
        <w:overflowPunct w:val="false"/>
        <w:autoSpaceDE w:val="false"/>
        <w:bidi w:val="0"/>
        <w:spacing w:before="0" w:after="0" w:lineRule="auto" w:line="240"/>
        <w:ind w:start="709" w:hanging="283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Wygasa automatycznie po upływie ustalonego terminu (</w:t>
      </w:r>
      <w:r>
        <w:rPr>
          <w:rFonts w:eastAsia="Segoe UI" w:ascii="Calibri" w:hAnsi="Calibri" w:cs="Calibri"/>
          <w:b w:val="false"/>
          <w:bCs w:val="false"/>
          <w:i/>
          <w:iCs/>
          <w:sz w:val="22"/>
          <w:szCs w:val="22"/>
          <w:lang w:val="en-US" w:eastAsia="en-US" w:bidi="en-US"/>
        </w:rPr>
        <w:t>art. 66 ust. 2 pr. aut.</w:t>
      </w:r>
      <w:r>
        <w:rPr>
          <w:rFonts w:ascii="Calibri" w:hAnsi="Calibri" w:cs="Calibri" w:eastAsia="Calibri"/>
          <w:b w:val="false"/>
          <w:bCs w:val="false"/>
          <w:sz w:val="22"/>
          <w:szCs w:val="22"/>
          <w:lang w:val="en-US" w:eastAsia="en-US" w:bidi="en-US"/>
        </w:rPr>
        <w:t xml:space="preserve">). </w:t>
      </w:r>
    </w:p>
    <w:p>
      <w:pPr>
        <w:tabs>
          <w:tab w:val="left" w:pos="709" w:leader="none"/>
        </w:tabs>
        <w:overflowPunct w:val="false"/>
        <w:autoSpaceDE w:val="false"/>
        <w:bidi w:val="0"/>
        <w:spacing w:before="0" w:after="0" w:lineRule="auto" w:line="240"/>
        <w:ind w:start="709" w:hanging="283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 xml:space="preserve">Co do zasady nie można jej wypowiedzieć wcześniej, chyba że strony przewidziały w umowie możliwość wcześniejszego rozwiązania (np. w razie naruszenia umowy). </w:t>
      </w:r>
    </w:p>
    <w:p>
      <w:pPr>
        <w:overflowPunct w:val="false"/>
        <w:autoSpaceDE w:val="false"/>
        <w:bidi w:val="0"/>
        <w:spacing w:before="0" w:after="0" w:lineRule="auto" w:line="240"/>
        <w:ind w:start="0" w:end="0" w:hanging="0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2. Umowa na czas oznaczony powyżej 5 lat</w:t>
      </w:r>
    </w:p>
    <w:p>
      <w:pPr>
        <w:tabs>
          <w:tab w:val="left" w:pos="709" w:leader="none"/>
        </w:tabs>
        <w:overflowPunct w:val="false"/>
        <w:autoSpaceDE w:val="false"/>
        <w:bidi w:val="0"/>
        <w:spacing w:before="0" w:after="0" w:lineRule="auto" w:line="240"/>
        <w:ind w:start="709" w:hanging="283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Po upływie tego okresu automatycznie przekształca się w umowę na czas nieoznaczony (</w:t>
      </w:r>
      <w:r>
        <w:rPr>
          <w:rFonts w:eastAsia="Segoe UI" w:ascii="Calibri" w:hAnsi="Calibri" w:cs="Calibri"/>
          <w:b w:val="false"/>
          <w:bCs w:val="false"/>
          <w:i/>
          <w:iCs/>
          <w:sz w:val="22"/>
          <w:szCs w:val="22"/>
          <w:lang w:val="en-US" w:eastAsia="en-US" w:bidi="en-US"/>
        </w:rPr>
        <w:t>art. 68 ust. 2 pr. aut.</w:t>
      </w:r>
      <w:r>
        <w:rPr>
          <w:rFonts w:ascii="Calibri" w:hAnsi="Calibri" w:cs="Calibri" w:eastAsia="Calibri"/>
          <w:b w:val="false"/>
          <w:bCs w:val="false"/>
          <w:sz w:val="22"/>
          <w:szCs w:val="22"/>
          <w:lang w:val="en-US" w:eastAsia="en-US" w:bidi="en-US"/>
        </w:rPr>
        <w:t xml:space="preserve">). </w:t>
      </w:r>
    </w:p>
    <w:p>
      <w:pPr>
        <w:tabs>
          <w:tab w:val="left" w:pos="709" w:leader="none"/>
        </w:tabs>
        <w:overflowPunct w:val="false"/>
        <w:autoSpaceDE w:val="false"/>
        <w:bidi w:val="0"/>
        <w:spacing w:before="0" w:after="0" w:lineRule="auto" w:line="240"/>
        <w:ind w:start="709" w:hanging="283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Wówczas każda ze stron może ją wypowiedzieć z rocznym terminem, na koniec roku kalendarzowego (</w:t>
      </w:r>
      <w:r>
        <w:rPr>
          <w:rFonts w:eastAsia="Segoe UI" w:ascii="Calibri" w:hAnsi="Calibri" w:cs="Calibri"/>
          <w:b w:val="false"/>
          <w:bCs w:val="false"/>
          <w:i/>
          <w:iCs/>
          <w:sz w:val="22"/>
          <w:szCs w:val="22"/>
          <w:lang w:val="en-US" w:eastAsia="en-US" w:bidi="en-US"/>
        </w:rPr>
        <w:t>art. 68 ust. 1 pr. aut.</w:t>
      </w:r>
      <w:r>
        <w:rPr>
          <w:rFonts w:ascii="Calibri" w:hAnsi="Calibri" w:cs="Calibri" w:eastAsia="Calibri"/>
          <w:b w:val="false"/>
          <w:bCs w:val="false"/>
          <w:sz w:val="22"/>
          <w:szCs w:val="22"/>
          <w:lang w:val="en-US" w:eastAsia="en-US" w:bidi="en-US"/>
        </w:rPr>
        <w:t xml:space="preserve">). </w:t>
      </w:r>
    </w:p>
    <w:p>
      <w:pPr>
        <w:overflowPunct w:val="false"/>
        <w:autoSpaceDE w:val="false"/>
        <w:bidi w:val="0"/>
        <w:spacing w:before="0" w:after="0" w:lineRule="auto" w:line="240"/>
        <w:ind w:start="0" w:end="0" w:hanging="0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3. Umowa na czas nieoznaczony</w:t>
      </w:r>
    </w:p>
    <w:p>
      <w:pPr>
        <w:tabs>
          <w:tab w:val="left" w:pos="709" w:leader="none"/>
        </w:tabs>
        <w:overflowPunct w:val="false"/>
        <w:autoSpaceDE w:val="false"/>
        <w:bidi w:val="0"/>
        <w:spacing w:before="0" w:after="0" w:lineRule="auto" w:line="240"/>
        <w:ind w:start="709" w:hanging="283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 xml:space="preserve">Może być wypowiedziana przez każdą ze stron. </w:t>
      </w:r>
    </w:p>
    <w:p>
      <w:pPr>
        <w:tabs>
          <w:tab w:val="left" w:pos="709" w:leader="none"/>
        </w:tabs>
        <w:overflowPunct w:val="false"/>
        <w:autoSpaceDE w:val="false"/>
        <w:bidi w:val="0"/>
        <w:spacing w:before="0" w:after="0" w:lineRule="auto" w:line="240"/>
        <w:ind w:start="709" w:hanging="283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 xml:space="preserve">Jeśli strony określiły w umowie termin wypowiedzenia – obowiązuje on. </w:t>
      </w:r>
    </w:p>
    <w:p>
      <w:pPr>
        <w:tabs>
          <w:tab w:val="left" w:pos="709" w:leader="none"/>
        </w:tabs>
        <w:overflowPunct w:val="false"/>
        <w:autoSpaceDE w:val="false"/>
        <w:bidi w:val="0"/>
        <w:spacing w:before="0" w:after="0" w:lineRule="auto" w:line="240"/>
        <w:ind w:start="709" w:hanging="283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Jeżeli nie ma takiego zapisu, stosuje się ustawowy termin: 1 rok naprzód, na koniec roku kalendarzowego (</w:t>
      </w:r>
      <w:r>
        <w:rPr>
          <w:rFonts w:eastAsia="Segoe UI" w:ascii="Calibri" w:hAnsi="Calibri" w:cs="Calibri"/>
          <w:b w:val="false"/>
          <w:bCs w:val="false"/>
          <w:i/>
          <w:iCs/>
          <w:sz w:val="22"/>
          <w:szCs w:val="22"/>
          <w:lang w:val="en-US" w:eastAsia="en-US" w:bidi="en-US"/>
        </w:rPr>
        <w:t>art. 68 ust. 1 pr. aut.</w:t>
      </w:r>
      <w:r>
        <w:rPr>
          <w:rFonts w:ascii="Calibri" w:hAnsi="Calibri" w:cs="Calibri" w:eastAsia="Calibri"/>
          <w:b w:val="false"/>
          <w:bCs w:val="false"/>
          <w:sz w:val="22"/>
          <w:szCs w:val="22"/>
          <w:lang w:val="en-US" w:eastAsia="en-US" w:bidi="en-US"/>
        </w:rPr>
        <w:t xml:space="preserve">). </w:t>
      </w:r>
    </w:p>
    <w:p>
      <w:pPr>
        <w:overflowPunct w:val="false"/>
        <w:autoSpaceDE w:val="false"/>
        <w:bidi w:val="0"/>
        <w:spacing w:before="0" w:after="0" w:lineRule="auto" w:line="240"/>
        <w:jc w:val="start"/>
        <w:rPr/>
      </w:pPr>
      <w:r>
        <w:rPr>
          <w:rFonts w:ascii="Calibri" w:hAnsi="Calibri" w:eastAsia="Calibri" w:cs="Calibri"/>
          <w:b w:val="false"/>
          <w:bCs w:val="false"/>
          <w:sz w:val="22"/>
          <w:szCs w:val="22"/>
          <w:lang w:val="en-US" w:eastAsia="en-US" w:bidi="en-US"/>
        </w:rPr>
        <w:t>Przepisu </w:t>
      </w:r>
      <w:r>
        <w:rPr>
          <w:rFonts w:eastAsia="Segoe UI" w:ascii="Calibri" w:hAnsi="Calibri" w:cs="Calibri"/>
          <w:b w:val="false"/>
          <w:bCs w:val="false"/>
          <w:i/>
          <w:iCs/>
          <w:sz w:val="22"/>
          <w:szCs w:val="22"/>
          <w:lang w:val="en-US" w:eastAsia="en-US" w:bidi="en-US"/>
        </w:rPr>
        <w:t>art. 66 ust. 2 pr. aut.</w:t>
      </w:r>
      <w:r>
        <w:rPr>
          <w:rFonts w:ascii="Calibri" w:hAnsi="Calibri" w:cs="Calibri" w:eastAsia="Calibri"/>
          <w:b w:val="false"/>
          <w:bCs w:val="false"/>
          <w:sz w:val="22"/>
          <w:szCs w:val="22"/>
          <w:lang w:val="en-US" w:eastAsia="en-US" w:bidi="en-US"/>
        </w:rPr>
        <w:t>dot. wygaśnięcia licencji nie stosuje się do umów zawartych na czas nieoznaczony ani na czas dłuższy niż 5 lat.</w:t>
      </w:r>
    </w:p>
  </w:comment>
  <w:comment w:id="26" w:author="Joanna Siudak" w:date="2026-06-14T23:44:03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Jakie ?</w:t>
      </w:r>
    </w:p>
  </w:comment>
  <w:comment w:id="27" w:author="Joanna Siudak" w:date="2026-06-14T23:44:17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czyli</w:t>
      </w:r>
    </w:p>
  </w:comment>
  <w:comment w:id="28" w:author="Joanna Siudak" w:date="2026-06-14T23:44:26Z" w:initials="JS">
    <w:p>
      <w:pPr>
        <w:overflowPunct w:val="false"/>
        <w:spacing w:lineRule="auto" w:line="240"/>
        <w:rPr/>
      </w:pPr>
      <w:r>
        <w:annotationRef/>
      </w:r>
      <w:r>
        <w:rPr>
          <w:rFonts w:eastAsia="Segoe UI" w:ascii="Liberation Serif" w:hAnsi="Liberation Serif" w:cs="Tahoma"/>
          <w:sz w:val="24"/>
          <w:szCs w:val="24"/>
          <w:lang w:eastAsia="en-US" w:val="en-US" w:bidi="en-US"/>
        </w:rPr>
        <w:t>Czyli?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ee" w:characterSet="windows-125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oogle Sans Text">
    <w:altName w:val="sans-serif"/>
    <w:charset w:val="ee" w:characterSet="windows-1250"/>
    <w:family w:val="auto"/>
    <w:pitch w:val="default"/>
  </w:font>
  <w:font w:name="Calibri">
    <w:charset w:val="80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Wingdings 2">
    <w:charset w:val="02"/>
    <w:family w:val="auto"/>
    <w:pitch w:val="default"/>
    <w:embedRegular r:id="rId22" w:fontKey="{16014A78-CABC-4EF0-12AC-5CD89AEFDE16}"/>
  </w:font>
  <w:font w:name="Wingdings">
    <w:charset w:val="02"/>
    <w:family w:val="auto"/>
    <w:pitch w:val="default"/>
    <w:embedRegular r:id="rId23" w:fontKey="{17014A78-CABC-4EF0-12AC-5CD89AEFDE17}"/>
  </w:font>
  <w:font w:name="OpenSymbol">
    <w:altName w:val="Arial Unicode MS"/>
    <w:charset w:val="01"/>
    <w:family w:val="auto"/>
    <w:pitch w:val="default"/>
    <w:embedRegular r:id="rId24" w:fontKey="{18014A78-CABC-4EF0-12AC-5CD89AEFDE1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6">
    <w:lvl w:ilvl="0">
      <w:start w:val="1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7">
    <w:lvl w:ilvl="0">
      <w:start w:val="1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20"/>
  <w:embedTrueTypeFonts/>
  <w:trackRevision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LineNumber">
    <w:name w:val="line number"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Komentarz">
    <w:name w:val="Komentarz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LibreOffice/25.8.4.2$Windows_x86 LibreOffice_project/290daaa01b999472f0c7a3890eb6a550fd74c6df</Application>
  <AppVersion>15.0000</AppVersion>
  <Pages>13</Pages>
  <Words>3784</Words>
  <Characters>24855</Characters>
  <CharactersWithSpaces>27971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>Joanna Siudak</cp:lastModifiedBy>
  <dcterms:modified xsi:type="dcterms:W3CDTF">2026-06-15T00:08:50Z</dcterms:modified>
  <cp:revision>2</cp:revision>
  <dc:subject/>
  <dc:title/>
</cp:coreProperties>
</file>